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080E" w14:textId="77777777" w:rsidR="007A47E4" w:rsidRDefault="008C0DFB">
      <w:pPr>
        <w:pStyle w:val="Title"/>
        <w:jc w:val="center"/>
      </w:pPr>
      <w:r>
        <w:t>Response to Reviewers</w:t>
      </w:r>
    </w:p>
    <w:p w14:paraId="51BCDCF3" w14:textId="77777777" w:rsidR="007A47E4" w:rsidRDefault="008C0DFB">
      <w:pPr>
        <w:jc w:val="center"/>
      </w:pPr>
      <w:r>
        <w:rPr>
          <w:b/>
          <w:sz w:val="22"/>
        </w:rPr>
        <w:t>“Vaping with FRIENDS: Flexible Robust Instrumentation of Electronic Nicotine Delivery Systems”</w:t>
      </w:r>
    </w:p>
    <w:p w14:paraId="55752447" w14:textId="77777777" w:rsidR="007A47E4" w:rsidRDefault="008C0DFB">
      <w:pPr>
        <w:jc w:val="center"/>
      </w:pPr>
      <w:r>
        <w:rPr>
          <w:b/>
        </w:rPr>
        <w:t>Manuscript ID: [[INSERT MANUSCRIPT ID]]</w:t>
      </w:r>
    </w:p>
    <w:p w14:paraId="604A1FB4" w14:textId="3DD6CA8F" w:rsidR="007A47E4" w:rsidRDefault="008C0DFB">
      <w:r>
        <w:t xml:space="preserve">We thank the reviewers for their careful and constructive assessment. In response, we performed a complete reconciliation of the lifecycle and human-study datasets against the original experimental records, corrected all transcription and counting errors, and recomputed all affected device-level and aggregate results. We also revised the statistical analysis to identify the unit of analysis and estimand for each study; added a threshold-sensitivity analysis using the stored human-study FRIENDS events; added a participant-level Bland–Altman agreement analysis; and narrowed claims concerning non-contact operation, free-living validation, and nicotine-dose measurement. All changes are detailed below. </w:t>
      </w:r>
    </w:p>
    <w:p w14:paraId="16AF1C27" w14:textId="77777777" w:rsidR="007A47E4" w:rsidRDefault="008C0DFB">
      <w:r>
        <w:br w:type="page"/>
      </w:r>
    </w:p>
    <w:p w14:paraId="56D7BCE3" w14:textId="77777777" w:rsidR="007A47E4" w:rsidRDefault="008C0DFB">
      <w:pPr>
        <w:pStyle w:val="Heading1"/>
      </w:pPr>
      <w:r>
        <w:lastRenderedPageBreak/>
        <w:t>Reviewer 1</w:t>
      </w:r>
    </w:p>
    <w:p w14:paraId="560501DE" w14:textId="77777777" w:rsidR="003D07F5" w:rsidRPr="003D07F5" w:rsidRDefault="003D07F5" w:rsidP="003D07F5">
      <w:r w:rsidRPr="003D07F5">
        <w:t>The manuscript presents a useful and promising open-source system for objective measurement of ENDS/vaping puff behavior. The experimental validation is relatively strong, including bench lifecycle testing, hybrid bench/free-living testing, and laboratory validation with human participants. However, the following several important technical and methodological issues should be addressed before the manuscript can be considered for publication.</w:t>
      </w:r>
    </w:p>
    <w:p w14:paraId="7F9F6157" w14:textId="77777777" w:rsidR="003D07F5" w:rsidRPr="003D07F5" w:rsidRDefault="003D07F5" w:rsidP="003D07F5"/>
    <w:p w14:paraId="2D763D90" w14:textId="7C33BD6B" w:rsidR="007A47E4" w:rsidRDefault="008C0DFB">
      <w:pPr>
        <w:pStyle w:val="Heading2"/>
      </w:pPr>
      <w:r w:rsidRPr="00C62EDD">
        <w:rPr>
          <w:highlight w:val="yellow"/>
        </w:rPr>
        <w:t xml:space="preserve">Comment 1.1 — </w:t>
      </w:r>
      <w:r w:rsidR="004E6440" w:rsidRPr="00C62EDD">
        <w:rPr>
          <w:highlight w:val="yellow"/>
        </w:rPr>
        <w:t>1. The current keywords are too many and some are too general, such as "Biomedical measurement," "electric sensing devices," and "system validation." The authors should replace them with more focused keywords directly related to the contribution, such as ENDS, puff detection, vaping behavior monitoring, electromagnetic sensing, open-source instrumentation, and system validation.</w:t>
      </w:r>
    </w:p>
    <w:p w14:paraId="2C2482C6" w14:textId="7425A9A3" w:rsidR="007A47E4" w:rsidRDefault="008C0DFB">
      <w:r>
        <w:rPr>
          <w:b/>
        </w:rPr>
        <w:t xml:space="preserve">Response: </w:t>
      </w:r>
      <w:r>
        <w:t>We reduced the Index Terms to the terms most specific to the contribution and consistent with the IEEE taxonomy: electronic nicotine delivery systems (ENDS), puff detection, vaping behavior monitoring, electromagnetic sensing, open-source instrumentation, and system validation.</w:t>
      </w:r>
    </w:p>
    <w:p w14:paraId="0FB9A805" w14:textId="1018C349" w:rsidR="007A47E4" w:rsidRPr="009D471A" w:rsidRDefault="009D471A">
      <w:pPr>
        <w:rPr>
          <w:bCs/>
        </w:rPr>
      </w:pPr>
      <w:r w:rsidRPr="009D471A">
        <w:rPr>
          <w:bCs/>
        </w:rPr>
        <w:t>“Index Terms—electronic nicotine delivery systems (ENDS),  puff detection, vaping behavior, open source instrumentation, system validation.”</w:t>
      </w:r>
    </w:p>
    <w:p w14:paraId="606F833C" w14:textId="359451DC" w:rsidR="007A47E4" w:rsidRDefault="008C0DFB">
      <w:pPr>
        <w:pStyle w:val="Heading2"/>
      </w:pPr>
      <w:r>
        <w:t xml:space="preserve">Comment 1.2 — </w:t>
      </w:r>
      <w:r w:rsidR="008C2EF6" w:rsidRPr="008C2EF6">
        <w:t>The manuscript mentions PuffEM as a prior electromagnetic-field-based approach. Therefore, the authors should more clearly explain how FRIENDS differs from PuffEM in sensing principle, hardware design, device compatibility, validation scale, open-source availability, and practical deployment. A comparison table with previous ENDS monitoring systems would significantly improve the manuscript.</w:t>
      </w:r>
    </w:p>
    <w:p w14:paraId="0924A69B" w14:textId="77777777" w:rsidR="009D471A" w:rsidRDefault="008C0DFB">
      <w:r>
        <w:rPr>
          <w:b/>
        </w:rPr>
        <w:t>Response:</w:t>
      </w:r>
      <w:r w:rsidR="009D471A">
        <w:rPr>
          <w:b/>
        </w:rPr>
        <w:t xml:space="preserve"> </w:t>
      </w:r>
      <w:r w:rsidR="009D471A">
        <w:t xml:space="preserve">Thank you for the suggestion. </w:t>
      </w:r>
      <w:r>
        <w:t xml:space="preserve">We now state explicitly that PuffEM uses a surface-mounted magnetometer to measure the magnetic field associated with atomizer current, whereas FRIENDS uses an inductive pickup coil whose induced voltage is proportional to the time derivative of the coupled current. </w:t>
      </w:r>
    </w:p>
    <w:p w14:paraId="310A7036" w14:textId="7F70100C" w:rsidR="007A47E4" w:rsidRDefault="008C0DFB">
      <w:r>
        <w:br/>
        <w:t>More importantly, the revised manuscript identifies the contribution as the complete measurement platform rather than the sensing element alone: an inductive front end, optional thermistor confirmation for selected on/off ENDS, an open-source vaping machine and software toolchain, a maintained compatibility library, and validation across screening, lifecycle, daily-carry environmental-robustness, and human laboratory studies.</w:t>
      </w:r>
      <w:r>
        <w:br/>
      </w:r>
      <w:r>
        <w:br/>
        <w:t>We added a comparison table covering airflow-topography systems as a class, PuffPacket, PuffEM, and FRIENDS. The table is limited to characteristics supported by the cited primary sources, including sensing principle, physical connection, alteration of the airflow path, reported device coverage, human validation, user intervention, and availability of implementation resources.</w:t>
      </w:r>
    </w:p>
    <w:p w14:paraId="787F922B" w14:textId="7BE4E0FF" w:rsidR="007A47E4" w:rsidRPr="00D3467B" w:rsidRDefault="008C0DFB">
      <w:pPr>
        <w:rPr>
          <w:bCs/>
        </w:rPr>
      </w:pPr>
      <w:r>
        <w:rPr>
          <w:b/>
        </w:rPr>
        <w:t xml:space="preserve">Manuscript changes: </w:t>
      </w:r>
      <w:ins w:id="0" w:author="Md Rafi Islam" w:date="2026-08-12T16:31:00Z" w16du:dateUtc="2026-08-12T21:31:00Z">
        <w:r w:rsidR="00D3467B" w:rsidRPr="00D3467B">
          <w:rPr>
            <w:bCs/>
            <w:rPrChange w:id="1" w:author="Md Rafi Islam" w:date="2026-08-12T16:32:00Z" w16du:dateUtc="2026-08-12T21:32:00Z">
              <w:rPr>
                <w:b/>
              </w:rPr>
            </w:rPrChange>
          </w:rPr>
          <w:t>Introduction and Contributions; new Table 1, "Comparison of instrumented approaches to measuring ENDS use," inserted at the end of Section I.</w:t>
        </w:r>
      </w:ins>
      <w:del w:id="2" w:author="Md Rafi Islam" w:date="2026-08-12T16:31:00Z" w16du:dateUtc="2026-08-12T21:31:00Z">
        <w:r w:rsidRPr="00D3467B" w:rsidDel="00D3467B">
          <w:rPr>
            <w:bCs/>
          </w:rPr>
          <w:delText>Introduction and Contributions, p. [[P]], lines [[L1–L2]]; new Table [[T]], p. [[P]].</w:delText>
        </w:r>
      </w:del>
    </w:p>
    <w:p w14:paraId="5117718F" w14:textId="3A0DE545" w:rsidR="007A47E4" w:rsidRDefault="008C0DFB">
      <w:pPr>
        <w:pStyle w:val="Heading2"/>
      </w:pPr>
      <w:r>
        <w:t xml:space="preserve">Comment 1.3 — </w:t>
      </w:r>
      <w:r w:rsidR="000A7EEE" w:rsidRPr="000A7EEE">
        <w:t>The manuscript states that FRIENDS is non-invasive for most ENDS devices. However, for some devices, the thermistor must be inserted into the mouthpiece, which requires drilling a hole and sealing the sensor. This makes the system partially invasive for those devices. The authors should revise the wording and clearly distinguish between fully non-contact electromagnetic detection and thermistor-assisted detection.</w:t>
      </w:r>
    </w:p>
    <w:p w14:paraId="53666546" w14:textId="77777777" w:rsidR="00C83578" w:rsidRDefault="008C0DFB">
      <w:r>
        <w:rPr>
          <w:b/>
        </w:rPr>
        <w:t xml:space="preserve">Response: </w:t>
      </w:r>
      <w:r>
        <w:t xml:space="preserve">We removed the general “non-invasive” claim. FRIENDS is now described as providing non-contact inductive sensing for compatible PWM-modulated ENDS and thermistor-assisted sensing requiring mouthpiece modification for selected on/off ENDS. </w:t>
      </w:r>
    </w:p>
    <w:p w14:paraId="0B6C5132" w14:textId="77A79FB8" w:rsidR="007A47E4" w:rsidRDefault="008C0DFB">
      <w:r>
        <w:t xml:space="preserve">We report the configuration used for each lifecycle device and the distribution of configurations in the human study: </w:t>
      </w:r>
      <w:ins w:id="3" w:author="Md Rafi Islam" w:date="2026-08-12T16:34:00Z" w16du:dateUtc="2026-08-12T21:34:00Z">
        <w:r w:rsidR="00D3467B" w:rsidRPr="00D3467B">
          <w:t xml:space="preserve">in Table 3: 9 of the 26 lifecycle devices used inductive-only sensing and 17 used thermistor-assisted </w:t>
        </w:r>
        <w:r w:rsidR="00D3467B" w:rsidRPr="00D3467B">
          <w:lastRenderedPageBreak/>
          <w:t>sensing</w:t>
        </w:r>
      </w:ins>
      <w:del w:id="4" w:author="Md Rafi Islam" w:date="2026-08-12T16:34:00Z" w16du:dateUtc="2026-08-12T21:34:00Z">
        <w:r w:rsidDel="00D3467B">
          <w:delText>[[N_IND_LIFE]] of [[N_LIFE]] lifecycle devices used inductive-only sensing and [[N_THERM_LIFE]] used thermistor-assisted sensing</w:delText>
        </w:r>
      </w:del>
      <w:r>
        <w:t>; [[N_IND_HUMAN]] of 22 human-study participants used inductive-only sensing and [[N_THERM_HUMAN]] used thermistor-assisted sensing. We also state that possible effects of thermistor insertion on airflow and user behavior were not quantified.</w:t>
      </w:r>
    </w:p>
    <w:p w14:paraId="5573A143" w14:textId="7132DAD7" w:rsidR="007A47E4" w:rsidRDefault="008C0DFB">
      <w:r>
        <w:rPr>
          <w:b/>
        </w:rPr>
        <w:t xml:space="preserve">Manuscript changes: </w:t>
      </w:r>
      <w:r>
        <w:t xml:space="preserve">Abstract, </w:t>
      </w:r>
      <w:ins w:id="5" w:author="Md Rafi Islam" w:date="2026-08-12T16:35:00Z" w16du:dateUtc="2026-08-12T21:35:00Z">
        <w:r w:rsidR="00D3467B" w:rsidRPr="00D3467B">
          <w:t>Section II.E (thermistor-assisted device count); Table 3 (per-device thermistor annotation); Discussion: Limitations (first limitation)</w:t>
        </w:r>
      </w:ins>
      <w:ins w:id="6" w:author="Md Rafi Islam" w:date="2026-08-12T16:36:00Z" w16du:dateUtc="2026-08-12T21:36:00Z">
        <w:r w:rsidR="00D3467B">
          <w:t xml:space="preserve">, </w:t>
        </w:r>
      </w:ins>
      <w:r>
        <w:t>Contributions, Methods, Results, and Limitations, pp. [[P–P]], lines [[L1–L2]].</w:t>
      </w:r>
    </w:p>
    <w:p w14:paraId="4FFE66B9" w14:textId="0EAE6F23" w:rsidR="007A47E4" w:rsidRDefault="008C0DFB">
      <w:pPr>
        <w:pStyle w:val="Heading2"/>
      </w:pPr>
      <w:r>
        <w:t xml:space="preserve">Comment 1.4 — </w:t>
      </w:r>
      <w:r w:rsidR="00215C43" w:rsidRPr="00215C43">
        <w:t>The manuscript reports that 79 of 90+ devices were detectable, while 13 were not detectable by the current hardware. In addition, four devices lost detectability before completion of lifecycle testing and were excluded, and 17 of the remaining 24 required thermistor-assisted detection. These are important limitations. The authors should explain why some devices were not detectable, why four devices lost detectability, and how these exclusions affect the generalizability of the reported performance.</w:t>
      </w:r>
    </w:p>
    <w:p w14:paraId="44D2DF29" w14:textId="6EF2CE35" w:rsidR="00D3467B" w:rsidRPr="00D3467B" w:rsidRDefault="008C0DFB" w:rsidP="00D3467B">
      <w:pPr>
        <w:rPr>
          <w:ins w:id="7" w:author="Md Rafi Islam" w:date="2026-08-12T16:39:00Z" w16du:dateUtc="2026-08-12T21:39:00Z"/>
          <w:bCs/>
          <w:rPrChange w:id="8" w:author="Md Rafi Islam" w:date="2026-08-12T16:39:00Z" w16du:dateUtc="2026-08-12T21:39:00Z">
            <w:rPr>
              <w:ins w:id="9" w:author="Md Rafi Islam" w:date="2026-08-12T16:39:00Z" w16du:dateUtc="2026-08-12T21:39:00Z"/>
              <w:b/>
            </w:rPr>
          </w:rPrChange>
        </w:rPr>
      </w:pPr>
      <w:r>
        <w:rPr>
          <w:b/>
        </w:rPr>
        <w:t xml:space="preserve">Response: </w:t>
      </w:r>
      <w:ins w:id="10" w:author="Md Rafi Islam" w:date="2026-08-12T16:39:00Z" w16du:dateUtc="2026-08-12T21:39:00Z">
        <w:r w:rsidR="00D3467B" w:rsidRPr="00D3467B">
          <w:rPr>
            <w:bCs/>
            <w:rPrChange w:id="11" w:author="Md Rafi Islam" w:date="2026-08-12T16:39:00Z" w16du:dateUtc="2026-08-12T21:39:00Z">
              <w:rPr>
                <w:b/>
              </w:rPr>
            </w:rPrChange>
          </w:rPr>
          <w:t>We agree, and we note that the lifecycle counts have also been reconciled against the original experimental records in response to Comments 2.2 and 3.1; the final analysis set is 26 devices rather than the 24 referenced in the comment.</w:t>
        </w:r>
      </w:ins>
    </w:p>
    <w:p w14:paraId="5DA68791" w14:textId="328D0D95" w:rsidR="00D3467B" w:rsidRPr="00D3467B" w:rsidRDefault="00D3467B" w:rsidP="00D3467B">
      <w:pPr>
        <w:rPr>
          <w:ins w:id="12" w:author="Md Rafi Islam" w:date="2026-08-12T16:39:00Z" w16du:dateUtc="2026-08-12T21:39:00Z"/>
          <w:bCs/>
          <w:rPrChange w:id="13" w:author="Md Rafi Islam" w:date="2026-08-12T16:39:00Z" w16du:dateUtc="2026-08-12T21:39:00Z">
            <w:rPr>
              <w:ins w:id="14" w:author="Md Rafi Islam" w:date="2026-08-12T16:39:00Z" w16du:dateUtc="2026-08-12T21:39:00Z"/>
              <w:b/>
            </w:rPr>
          </w:rPrChange>
        </w:rPr>
      </w:pPr>
      <w:ins w:id="15" w:author="Md Rafi Islam" w:date="2026-08-12T16:39:00Z" w16du:dateUtc="2026-08-12T21:39:00Z">
        <w:r w:rsidRPr="00D3467B">
          <w:rPr>
            <w:bCs/>
            <w:rPrChange w:id="16" w:author="Md Rafi Islam" w:date="2026-08-12T16:39:00Z" w16du:dateUtc="2026-08-12T21:39:00Z">
              <w:rPr>
                <w:b/>
              </w:rPr>
            </w:rPrChange>
          </w:rPr>
          <w:t>The revised manuscript reports that of the 90+ ENDS screened for initial detectability, 79 were detectable using the inductive pickup and 13 were not detectable with the evaluated FRIENDS hardware. We do not assign unmeasured causal mechanisms to the non-detectable devices. The manuscript states that non-detectability may reflect weak accessible fields, shielding, placement constraints, or on/off transients that were not separable from interference, and that the cause was not determined for individual models.</w:t>
        </w:r>
      </w:ins>
    </w:p>
    <w:p w14:paraId="501B22B0" w14:textId="07FD6627" w:rsidR="00D3467B" w:rsidRPr="00D3467B" w:rsidRDefault="00D3467B" w:rsidP="00D3467B">
      <w:pPr>
        <w:rPr>
          <w:ins w:id="17" w:author="Md Rafi Islam" w:date="2026-08-12T16:39:00Z" w16du:dateUtc="2026-08-12T21:39:00Z"/>
          <w:b/>
        </w:rPr>
      </w:pPr>
      <w:ins w:id="18" w:author="Md Rafi Islam" w:date="2026-08-12T16:39:00Z" w16du:dateUtc="2026-08-12T21:39:00Z">
        <w:r w:rsidRPr="00D3467B">
          <w:rPr>
            <w:bCs/>
            <w:rPrChange w:id="19" w:author="Md Rafi Islam" w:date="2026-08-12T16:39:00Z" w16du:dateUtc="2026-08-12T21:39:00Z">
              <w:rPr>
                <w:b/>
              </w:rPr>
            </w:rPrChange>
          </w:rPr>
          <w:t>Of the 30 devices selected for lifecycle testing, 4 lost reliable FRIENDS detectability before completing the protocol and were excluded, leaving 26 devices in the final analysis. Loss of detection from an otherwise functioning ENDS is now reported as a compatibility limitation rather than omitted from interpretation. The Discussion explicitly limits generalization to devices that pass the model-specific compatibility and placement procedure, and states that compatibility cannot be assumed for an arbitrary ENDS model.</w:t>
        </w:r>
      </w:ins>
    </w:p>
    <w:p w14:paraId="6DB7A9CF" w14:textId="3C0E8E88" w:rsidR="007A47E4" w:rsidRPr="00D3467B" w:rsidDel="00D3467B" w:rsidRDefault="00D3467B" w:rsidP="00D3467B">
      <w:pPr>
        <w:rPr>
          <w:del w:id="20" w:author="Md Rafi Islam" w:date="2026-08-12T16:39:00Z" w16du:dateUtc="2026-08-12T21:39:00Z"/>
        </w:rPr>
      </w:pPr>
      <w:ins w:id="21" w:author="Md Rafi Islam" w:date="2026-08-12T16:39:00Z" w16du:dateUtc="2026-08-12T21:39:00Z">
        <w:r w:rsidRPr="00D3467B">
          <w:rPr>
            <w:b/>
          </w:rPr>
          <w:t xml:space="preserve">Manuscript changes: </w:t>
        </w:r>
        <w:r w:rsidRPr="00D3467B">
          <w:rPr>
            <w:bCs/>
            <w:rPrChange w:id="22" w:author="Md Rafi Islam" w:date="2026-08-12T16:39:00Z" w16du:dateUtc="2026-08-12T21:39:00Z">
              <w:rPr>
                <w:b/>
              </w:rPr>
            </w:rPrChange>
          </w:rPr>
          <w:t>Section II.D (screening outcome, deployment workflow); Section II.E (30 selected, 4 excluded, 26 analyzed, 17 thermistor-assisted); Discussion: Limitations (third limitation).</w:t>
        </w:r>
      </w:ins>
      <w:del w:id="23" w:author="Md Rafi Islam" w:date="2026-08-12T16:39:00Z" w16du:dateUtc="2026-08-12T21:39:00Z">
        <w:r w:rsidR="008C0DFB" w:rsidRPr="00D3467B" w:rsidDel="00D3467B">
          <w:delText>We agree. The revised manuscript now reports that [[N_DETECTABLE]] of [[N_SCREENED]] screened ENDS were detectable with the evaluated FRIENDS hardware and identifies the observed device categories and activation modes. We do not assign unmeasured causal mechanisms to the [[N_NONDETECTABLE]] non-detectable devices. Where supported by the screening records, we report the observed signal characteristics; otherwise, we state that the cause was not determined and may reflect weak accessible fields, shielding, placement constraints, or on/off transients that were not separable from interference.</w:delText>
        </w:r>
        <w:r w:rsidR="008C0DFB" w:rsidRPr="00D3467B" w:rsidDel="00D3467B">
          <w:br/>
        </w:r>
        <w:r w:rsidR="008C0DFB" w:rsidRPr="00D3467B" w:rsidDel="00D3467B">
          <w:br/>
          <w:delText>We also reviewed the source records for the four devices that did not complete lifecycle testing. Of these, [[N_ENDS_FAILURE]] failed because the ENDS itself ceased normal operation, [[N_FRIENDS_LOSS]] remained functional but lost reliable FRIENDS detectability, and [[N_OTHER_EXCLUSION]] were excluded for [[INSERT OTHER REASON, IF ANY]]. Loss of detection from an otherwise functioning ENDS is now reported as a compatibility limitation rather than omitted from interpretation. The Discussion explicitly limits generalization to devices that pass the model-specific compatibility and placement procedure.</w:delText>
        </w:r>
      </w:del>
    </w:p>
    <w:p w14:paraId="39FA6BE7" w14:textId="1315BA60" w:rsidR="007A47E4" w:rsidRDefault="008C0DFB" w:rsidP="00D3467B">
      <w:del w:id="24" w:author="Md Rafi Islam" w:date="2026-08-12T16:39:00Z" w16du:dateUtc="2026-08-12T21:39:00Z">
        <w:r w:rsidRPr="00D3467B" w:rsidDel="00D3467B">
          <w:rPr>
            <w:rPrChange w:id="25" w:author="Md Rafi Islam" w:date="2026-08-12T16:39:00Z" w16du:dateUtc="2026-08-12T21:39:00Z">
              <w:rPr>
                <w:b/>
              </w:rPr>
            </w:rPrChange>
          </w:rPr>
          <w:delText xml:space="preserve">Manuscript changes: </w:delText>
        </w:r>
        <w:r w:rsidRPr="00D3467B" w:rsidDel="00D3467B">
          <w:delText>Methods: Vape Library and Lifecycle Testing, pp. [[P–P]], lines [[L1–L2]]; Discussion: Limitations, p. [[P]], lines [[L1–L2]].</w:delText>
        </w:r>
      </w:del>
    </w:p>
    <w:p w14:paraId="570A4094" w14:textId="53DE470E" w:rsidR="007A47E4" w:rsidRDefault="008C0DFB">
      <w:pPr>
        <w:pStyle w:val="Heading2"/>
      </w:pPr>
      <w:r w:rsidRPr="00453B65">
        <w:rPr>
          <w:highlight w:val="yellow"/>
        </w:rPr>
        <w:lastRenderedPageBreak/>
        <w:t xml:space="preserve">Comment 1.5 — </w:t>
      </w:r>
      <w:r w:rsidR="00453B65" w:rsidRPr="00453B65">
        <w:rPr>
          <w:highlight w:val="yellow"/>
        </w:rPr>
        <w:t>The five-day hybrid validation used controlled machine-generated puffs while the devices were carried during daily activity. This is valuable for testing environmental interference, but it is not the same as true free-living human vaping. The authors should clearly state this limitation and avoid implying that the system has already been fully validated in real-world human free-living conditions.</w:t>
      </w:r>
    </w:p>
    <w:p w14:paraId="3F5C486E" w14:textId="3724B084" w:rsidR="007A47E4" w:rsidRDefault="008C0DFB">
      <w:r>
        <w:rPr>
          <w:b/>
        </w:rPr>
        <w:t xml:space="preserve">Response: </w:t>
      </w:r>
      <w:r>
        <w:t>We agree. We renamed this experiment “</w:t>
      </w:r>
      <w:r w:rsidR="00C2406E" w:rsidRPr="00C2406E">
        <w:t>Hybrid Bench/Daily-Carry Robustness Testing</w:t>
      </w:r>
      <w:r w:rsidR="00C2406E">
        <w:t>,</w:t>
      </w:r>
      <w:r>
        <w:t xml:space="preserve">” </w:t>
      </w:r>
      <w:r w:rsidR="00C2406E">
        <w:t xml:space="preserve">clarifying that this test did not include unrestricted vaping in natural environment. </w:t>
      </w:r>
      <w:r>
        <w:t>The revised text states that all reference puffs were generated by VM-FRIENDS while the instrumented ENDS were carried during routine daily activity. Thus, the experiment evaluates susceptibility to environmental interference, movement, orientation changes, and daily-carry conditions; it does not evaluate unsupervised human vaping behavior. Unsupervised human free-living validation is identified as future work.</w:t>
      </w:r>
    </w:p>
    <w:p w14:paraId="5253758F" w14:textId="159482F6" w:rsidR="007A47E4" w:rsidRDefault="008C0DFB">
      <w:r>
        <w:rPr>
          <w:b/>
        </w:rPr>
        <w:t xml:space="preserve">Manuscript changes: </w:t>
      </w:r>
      <w:r>
        <w:t>Abstract; Methods subsection title and text; Discussion and Conclusion.</w:t>
      </w:r>
    </w:p>
    <w:p w14:paraId="27BA2D32" w14:textId="48675C8D" w:rsidR="001D3B05" w:rsidRPr="001D3B05" w:rsidRDefault="001D3B05">
      <w:pPr>
        <w:rPr>
          <w:b/>
          <w:bCs/>
        </w:rPr>
      </w:pPr>
      <w:r w:rsidRPr="001D3B05">
        <w:rPr>
          <w:b/>
          <w:bCs/>
        </w:rPr>
        <w:t>Abstract</w:t>
      </w:r>
    </w:p>
    <w:p w14:paraId="2BB6BE41" w14:textId="5AA468F0" w:rsidR="001D3B05" w:rsidRDefault="008F4704">
      <w:ins w:id="26" w:author="Md Rafi Islam" w:date="2026-08-12T16:43:00Z" w16du:dateUtc="2026-08-12T21:43:00Z">
        <w:r w:rsidRPr="008F4704">
          <w:t>Hybrid Bench/Daily-Carry Robustness Testing over five days, in which all reference puffs were machine-generated while the instrumented ENDS were carried during routine daily activity, yielded 97.6% ± 4.8% precision and 95.5% ± 6.2% recall.</w:t>
        </w:r>
      </w:ins>
      <w:del w:id="27" w:author="Md Rafi Islam" w:date="2026-08-12T16:43:00Z" w16du:dateUtc="2026-08-12T21:43:00Z">
        <w:r w:rsidR="001D3B05" w:rsidRPr="001D3B05" w:rsidDel="008F4704">
          <w:delText>Hybrid Bench/Daily-Carry Robustness Testing over five days, in which all reference puffs were machine-generated while the instrumented ENDS were carried during routine daily activity, yielded 97.6% ± 5.2% precision and 95.2% ± 6.0% recall.</w:delText>
        </w:r>
      </w:del>
    </w:p>
    <w:p w14:paraId="054E7F2D" w14:textId="6DA6E583" w:rsidR="00C2406E" w:rsidRPr="00C2406E" w:rsidRDefault="00C2406E">
      <w:pPr>
        <w:tabs>
          <w:tab w:val="left" w:pos="6637"/>
        </w:tabs>
        <w:rPr>
          <w:b/>
          <w:bCs/>
        </w:rPr>
        <w:pPrChange w:id="28" w:author="Md Rafi Islam" w:date="2026-08-13T01:42:00Z" w16du:dateUtc="2026-08-13T06:42:00Z">
          <w:pPr/>
        </w:pPrChange>
      </w:pPr>
      <w:r>
        <w:rPr>
          <w:b/>
          <w:bCs/>
        </w:rPr>
        <w:t>Methods</w:t>
      </w:r>
      <w:ins w:id="29" w:author="Md Rafi Islam" w:date="2026-08-13T01:42:00Z" w16du:dateUtc="2026-08-13T06:42:00Z">
        <w:r w:rsidR="002E2CC6">
          <w:rPr>
            <w:b/>
            <w:bCs/>
          </w:rPr>
          <w:tab/>
        </w:r>
      </w:ins>
    </w:p>
    <w:p w14:paraId="784A2E0E" w14:textId="4EF76E47" w:rsidR="00C2406E" w:rsidRDefault="00C2406E" w:rsidP="00C2406E">
      <w:r>
        <w:t>Hybrid Bench/Daily-Carry Robustness Testing</w:t>
      </w:r>
    </w:p>
    <w:p w14:paraId="6D8F7634" w14:textId="50D5D61B" w:rsidR="00C2406E" w:rsidRDefault="00C2406E" w:rsidP="00C2406E">
      <w:r>
        <w:t>While bench testing established detection accuracy under controlled conditions, deployment may expose FRIENDS to electromagnetic interference, body movement, changes in device orientation, and temperature variation. We therefore conducted a five-day hybrid bench/daily-carry environmental robustness study. All reference puffs were generated by VM-FRIENDS, while the instrumented ENDS were carried during routine daily activities between machine-actuated sessions. This design evaluated detection robustness under daily-carry conditions but did not assess unsupervised human vaping.</w:t>
      </w:r>
    </w:p>
    <w:p w14:paraId="4947C2C8" w14:textId="4DE2F475" w:rsidR="001D3B05" w:rsidRPr="001D3B05" w:rsidRDefault="001D3B05" w:rsidP="00C2406E">
      <w:pPr>
        <w:rPr>
          <w:b/>
          <w:bCs/>
        </w:rPr>
      </w:pPr>
      <w:r w:rsidRPr="001D3B05">
        <w:rPr>
          <w:b/>
          <w:bCs/>
        </w:rPr>
        <w:t>Discussion</w:t>
      </w:r>
    </w:p>
    <w:p w14:paraId="38F6D04A" w14:textId="31DBAFC6" w:rsidR="001D3B05" w:rsidRDefault="001D3B05" w:rsidP="00C2406E">
      <w:r w:rsidRPr="00543DDA">
        <w:t xml:space="preserve">Hybrid </w:t>
      </w:r>
      <w:r>
        <w:t>b</w:t>
      </w:r>
      <w:r w:rsidRPr="00543DDA">
        <w:t>ench/</w:t>
      </w:r>
      <w:r>
        <w:t>d</w:t>
      </w:r>
      <w:r w:rsidRPr="00543DDA">
        <w:t>aily-</w:t>
      </w:r>
      <w:r>
        <w:t>c</w:t>
      </w:r>
      <w:r w:rsidRPr="00543DDA">
        <w:t xml:space="preserve">arry </w:t>
      </w:r>
      <w:r>
        <w:t>r</w:t>
      </w:r>
      <w:r w:rsidRPr="00543DDA">
        <w:t xml:space="preserve">obustness </w:t>
      </w:r>
      <w:r>
        <w:t>t</w:t>
      </w:r>
      <w:r w:rsidRPr="00543DDA">
        <w:t>est</w:t>
      </w:r>
      <w:r>
        <w:t xml:space="preserve"> was designed to isolate the effect of real-world interference from consumer electronics, body movement, variable pocket orientations, and temperature fluctuations from the variability of human vaping behavior, by using machine-generated puffs as a known reference during daily carry.</w:t>
      </w:r>
    </w:p>
    <w:p w14:paraId="1F198A4F" w14:textId="1CEF8C10" w:rsidR="001D3B05" w:rsidRDefault="001D3B05" w:rsidP="00C2406E">
      <w:pPr>
        <w:rPr>
          <w:b/>
          <w:bCs/>
        </w:rPr>
      </w:pPr>
      <w:r>
        <w:rPr>
          <w:b/>
          <w:bCs/>
        </w:rPr>
        <w:t>Conclusion</w:t>
      </w:r>
    </w:p>
    <w:p w14:paraId="339E2AD9" w14:textId="7991E279" w:rsidR="001D3B05" w:rsidRPr="001D3B05" w:rsidRDefault="001D3B05" w:rsidP="00C2406E">
      <w:r>
        <w:t xml:space="preserve">… </w:t>
      </w:r>
      <w:r w:rsidRPr="001D3B05">
        <w:t>hybrid bench/daily-carry robustness testing with machine-generated reference puffs showed robust operation under environmental interference encountered during daily carry</w:t>
      </w:r>
      <w:r>
        <w:t xml:space="preserve"> …</w:t>
      </w:r>
    </w:p>
    <w:p w14:paraId="004B5D70" w14:textId="77777777" w:rsidR="00C2406E" w:rsidRDefault="00C2406E"/>
    <w:p w14:paraId="66A373F2" w14:textId="77777777" w:rsidR="00A077B5" w:rsidRDefault="008C0DFB" w:rsidP="00A077B5">
      <w:pPr>
        <w:pStyle w:val="Heading2"/>
      </w:pPr>
      <w:r>
        <w:lastRenderedPageBreak/>
        <w:t xml:space="preserve">Comment 1.6 — </w:t>
      </w:r>
      <w:r w:rsidR="00A077B5" w:rsidRPr="00A077B5">
        <w:t>The manuscript shows that using touch-sensor overlap as a gating criterion greatly reduced recall. This suggests that the touch sensor is not reliable for confirming puff events. The authors should explain whether the touch sensor is necessary in the current system, whether it is only used for auxiliary behavioral information, or whether it should be removed from the detection logic.</w:t>
      </w:r>
    </w:p>
    <w:p w14:paraId="57C0CCE4" w14:textId="5A5F2E02" w:rsidR="008F4704" w:rsidRPr="008F4704" w:rsidRDefault="008C0DFB" w:rsidP="008F4704">
      <w:pPr>
        <w:pStyle w:val="Heading2"/>
        <w:rPr>
          <w:ins w:id="30" w:author="Md Rafi Islam" w:date="2026-08-12T16:44:00Z" w16du:dateUtc="2026-08-12T21:44:00Z"/>
          <w:b w:val="0"/>
        </w:rPr>
      </w:pPr>
      <w:r w:rsidRPr="00A077B5">
        <w:rPr>
          <w:bCs w:val="0"/>
        </w:rPr>
        <w:t>Response:</w:t>
      </w:r>
      <w:r w:rsidRPr="00A077B5">
        <w:rPr>
          <w:b w:val="0"/>
        </w:rPr>
        <w:t xml:space="preserve"> </w:t>
      </w:r>
      <w:ins w:id="31" w:author="Md Rafi Islam" w:date="2026-08-12T16:44:00Z" w16du:dateUtc="2026-08-12T21:44:00Z">
        <w:r w:rsidR="008F4704" w:rsidRPr="008F4704">
          <w:rPr>
            <w:b w:val="0"/>
          </w:rPr>
          <w:t>The reviewer is correct that the touch channel should not be presented as necessary for puff detection. In the primary FRIENDS pipeline, puff detection is based on the inductive channel with thermistor confirmation when required; the touch sensor is not used as a gating criterion. In the human study, requiring temporal overlap with a touch activation reduced recall to 0.3</w:t>
        </w:r>
      </w:ins>
      <w:ins w:id="32" w:author="Delwar Hossain" w:date="2026-08-13T13:32:00Z" w16du:dateUtc="2026-08-13T18:32:00Z">
        <w:r w:rsidR="00CB5CAF">
          <w:rPr>
            <w:b w:val="0"/>
          </w:rPr>
          <w:t>4</w:t>
        </w:r>
      </w:ins>
      <w:ins w:id="33" w:author="Md Rafi Islam" w:date="2026-08-12T16:44:00Z" w16du:dateUtc="2026-08-12T21:44:00Z">
        <w:del w:id="34" w:author="Delwar Hossain" w:date="2026-08-13T13:32:00Z" w16du:dateUtc="2026-08-13T18:32:00Z">
          <w:r w:rsidR="008F4704" w:rsidRPr="008F4704" w:rsidDel="00CB5CAF">
            <w:rPr>
              <w:b w:val="0"/>
            </w:rPr>
            <w:delText>0</w:delText>
          </w:r>
        </w:del>
        <w:r w:rsidR="008F4704" w:rsidRPr="008F4704">
          <w:rPr>
            <w:b w:val="0"/>
          </w:rPr>
          <w:t xml:space="preserve"> and F1 to 0.</w:t>
        </w:r>
      </w:ins>
      <w:ins w:id="35" w:author="Delwar Hossain" w:date="2026-08-13T13:32:00Z" w16du:dateUtc="2026-08-13T18:32:00Z">
        <w:r w:rsidR="00CB5CAF">
          <w:rPr>
            <w:b w:val="0"/>
          </w:rPr>
          <w:t>5</w:t>
        </w:r>
      </w:ins>
      <w:ins w:id="36" w:author="Md Rafi Islam" w:date="2026-08-12T16:44:00Z" w16du:dateUtc="2026-08-12T21:44:00Z">
        <w:del w:id="37" w:author="Delwar Hossain" w:date="2026-08-13T13:32:00Z" w16du:dateUtc="2026-08-13T18:32:00Z">
          <w:r w:rsidR="008F4704" w:rsidRPr="008F4704" w:rsidDel="00CB5CAF">
            <w:rPr>
              <w:b w:val="0"/>
            </w:rPr>
            <w:delText>39</w:delText>
          </w:r>
        </w:del>
        <w:r w:rsidR="008F4704" w:rsidRPr="008F4704">
          <w:rPr>
            <w:b w:val="0"/>
          </w:rPr>
          <w:t xml:space="preserve">, and only </w:t>
        </w:r>
      </w:ins>
      <w:ins w:id="38" w:author="Delwar Hossain" w:date="2026-08-13T13:32:00Z" w16du:dateUtc="2026-08-13T18:32:00Z">
        <w:r w:rsidR="00CB5CAF">
          <w:rPr>
            <w:b w:val="0"/>
          </w:rPr>
          <w:t>322</w:t>
        </w:r>
      </w:ins>
      <w:ins w:id="39" w:author="Md Rafi Islam" w:date="2026-08-12T16:44:00Z" w16du:dateUtc="2026-08-12T21:44:00Z">
        <w:del w:id="40" w:author="Delwar Hossain" w:date="2026-08-13T13:32:00Z" w16du:dateUtc="2026-08-13T18:32:00Z">
          <w:r w:rsidR="008F4704" w:rsidRPr="008F4704" w:rsidDel="00CB5CAF">
            <w:rPr>
              <w:b w:val="0"/>
            </w:rPr>
            <w:delText>293</w:delText>
          </w:r>
        </w:del>
        <w:r w:rsidR="008F4704" w:rsidRPr="008F4704">
          <w:rPr>
            <w:b w:val="0"/>
          </w:rPr>
          <w:t xml:space="preserve"> of 888 device-detected puffs (3</w:t>
        </w:r>
      </w:ins>
      <w:ins w:id="41" w:author="Delwar Hossain" w:date="2026-08-13T13:32:00Z" w16du:dateUtc="2026-08-13T18:32:00Z">
        <w:r w:rsidR="00CB5CAF">
          <w:rPr>
            <w:b w:val="0"/>
          </w:rPr>
          <w:t>6</w:t>
        </w:r>
      </w:ins>
      <w:ins w:id="42" w:author="Md Rafi Islam" w:date="2026-08-12T16:44:00Z" w16du:dateUtc="2026-08-12T21:44:00Z">
        <w:del w:id="43" w:author="Delwar Hossain" w:date="2026-08-13T13:32:00Z" w16du:dateUtc="2026-08-13T18:32:00Z">
          <w:r w:rsidR="008F4704" w:rsidRPr="008F4704" w:rsidDel="00CB5CAF">
            <w:rPr>
              <w:b w:val="0"/>
            </w:rPr>
            <w:delText>3</w:delText>
          </w:r>
        </w:del>
        <w:r w:rsidR="008F4704" w:rsidRPr="008F4704">
          <w:rPr>
            <w:b w:val="0"/>
          </w:rPr>
          <w:t>%) were accompanied by a concurrent touch event. The Abstract now describes the touch sensor as an exploratory channel that was found not to be a reliable proxy for ENDS holding, and the Results and Discussion state explicitly that it cannot serve as a gating criterion for puff detection without substantially increasing missed detections.</w:t>
        </w:r>
      </w:ins>
    </w:p>
    <w:p w14:paraId="17F42BDC" w14:textId="1A813E45" w:rsidR="007A47E4" w:rsidRPr="00A077B5" w:rsidDel="008F4704" w:rsidRDefault="008F4704" w:rsidP="008F4704">
      <w:pPr>
        <w:pStyle w:val="Heading2"/>
        <w:rPr>
          <w:del w:id="44" w:author="Md Rafi Islam" w:date="2026-08-12T16:44:00Z" w16du:dateUtc="2026-08-12T21:44:00Z"/>
          <w:b w:val="0"/>
        </w:rPr>
      </w:pPr>
      <w:ins w:id="45" w:author="Md Rafi Islam" w:date="2026-08-12T16:44:00Z" w16du:dateUtc="2026-08-12T21:44:00Z">
        <w:r w:rsidRPr="00CB5CAF">
          <w:rPr>
            <w:bCs w:val="0"/>
          </w:rPr>
          <w:t xml:space="preserve">Manuscript changes: </w:t>
        </w:r>
        <w:r w:rsidRPr="008F4704">
          <w:rPr>
            <w:b w:val="0"/>
          </w:rPr>
          <w:t>Abstract; Section III.C (touch-gating results); Discussion (touch sensor paragraph)</w:t>
        </w:r>
      </w:ins>
      <w:del w:id="46" w:author="Md Rafi Islam" w:date="2026-08-12T16:44:00Z" w16du:dateUtc="2026-08-12T21:44:00Z">
        <w:r w:rsidR="008C0DFB" w:rsidRPr="00A077B5" w:rsidDel="008F4704">
          <w:rPr>
            <w:b w:val="0"/>
          </w:rPr>
          <w:delText>The reviewer is correct that the touch channel should not be presented as necessary for puff detection. In the primary FRIENDS pipeline, puff detection is based on the inductive channel with thermistor confirmation when required; the touch sensor is not used as a gating criterion. In the human study, requiring temporal overlap with touch reduced recall to [[TOUCH_RECALL]] and F1 to [[TOUCH_F1]]. We therefore reframed the touch sensor as an exploratory auxiliary channel for possible handling-context information and state explicitly that it is not part of the validated primary detection algorithm.</w:delText>
        </w:r>
      </w:del>
    </w:p>
    <w:p w14:paraId="0D43624E" w14:textId="6FA3FC0B" w:rsidR="007A47E4" w:rsidRDefault="008C0DFB" w:rsidP="008F4704">
      <w:pPr>
        <w:pStyle w:val="Heading2"/>
      </w:pPr>
      <w:del w:id="47" w:author="Md Rafi Islam" w:date="2026-08-12T16:44:00Z" w16du:dateUtc="2026-08-12T21:44:00Z">
        <w:r w:rsidDel="008F4704">
          <w:delText>Manuscript changes: Contributions, Methods, Results, and Discussion, pp. [[P–P]], lines [[L1–L2]].</w:delText>
        </w:r>
      </w:del>
    </w:p>
    <w:p w14:paraId="6D1EF378" w14:textId="376B3E25" w:rsidR="007A47E4" w:rsidRDefault="008C0DFB">
      <w:pPr>
        <w:pStyle w:val="Heading2"/>
      </w:pPr>
      <w:r>
        <w:t xml:space="preserve">Comment 1.7 — </w:t>
      </w:r>
      <w:r w:rsidR="00AA706A" w:rsidRPr="00AA706A">
        <w:t>The selected threshold helps reduce false positives caused by electromagnetic interference, but it may also remove very short true puffs. The authors should provide a clearer rationale for this threshold, including sensitivity analysis and its effect on precision, recall, and missed short puffs in the human validation dataset.</w:t>
      </w:r>
    </w:p>
    <w:p w14:paraId="6D5C8445" w14:textId="638E3E6F" w:rsidR="008F4704" w:rsidRDefault="008C0DFB">
      <w:pPr>
        <w:rPr>
          <w:ins w:id="48" w:author="Md Rafi Islam" w:date="2026-08-12T16:47:00Z" w16du:dateUtc="2026-08-12T21:47:00Z"/>
        </w:rPr>
      </w:pPr>
      <w:r>
        <w:rPr>
          <w:b/>
        </w:rPr>
        <w:t xml:space="preserve">Response: </w:t>
      </w:r>
      <w:r>
        <w:t>We agree. We clarified that the original daily-carry analysis used programmed 1-, 2-, and 3-s puffs; it therefore characterizes rejection of brief interference and sensitivity to the chosen threshold but cannot establish the frequency of genuine sub-second human puffs. We relabeled this analysis as a day-stratified threshold-sensitivity analysis rather than a cross-validation procedure.</w:t>
      </w:r>
      <w:r>
        <w:br/>
      </w:r>
      <w:r>
        <w:br/>
      </w:r>
      <w:ins w:id="49" w:author="Md Rafi Islam" w:date="2026-08-12T16:47:00Z" w16du:dateUtc="2026-08-12T21:47:00Z">
        <w:r w:rsidR="008F4704" w:rsidRPr="008F4704">
          <w:t>The revised manuscript further states that the 0.4 s threshold was fixed on the basis of the bench/daily-carry analysis prior to the human laboratory study and was not tuned on human data, so the human validation constitutes an independent test of that threshold rather than a selection of it.</w:t>
        </w:r>
      </w:ins>
    </w:p>
    <w:p w14:paraId="576F3815" w14:textId="7C874B31" w:rsidR="007A47E4" w:rsidRDefault="008C0DFB">
      <w:r>
        <w:t>To assess the threshold using human data, we reprocessed the stored, unfiltered FRIENDS events at thresholds of 0.2, 0.4, and 0.6 s. The pooled precision/recall/F1 results were, respectively: 0.2 s, [[P02]]/[[R02]]/[[F102]]; 0.4 s, [[P04]]/[[R04]]/[[F104]]; and 0.6 s, [[P06]]/[[R06]]/[[F106]]. We retained 0.4 s because [[INSERT DATA-BASED RATIONALE WITHOUT CLAIMING EXTERNAL VALIDATION]]. This analysis uses FRIENDS-measured atomizer-activation durations; video lip-contact duration was not used as a substitute for the activation threshold.</w:t>
      </w:r>
    </w:p>
    <w:p w14:paraId="60C75046" w14:textId="657E72B7" w:rsidR="007A47E4" w:rsidRDefault="008C0DFB">
      <w:r>
        <w:rPr>
          <w:b/>
        </w:rPr>
        <w:t xml:space="preserve">Manuscript changes: </w:t>
      </w:r>
      <w:ins w:id="50" w:author="Md Rafi Islam" w:date="2026-08-12T16:47:00Z" w16du:dateUtc="2026-08-12T21:47:00Z">
        <w:r w:rsidR="008F4704" w:rsidRPr="008F4704">
          <w:rPr>
            <w:bCs/>
            <w:rPrChange w:id="51" w:author="Md Rafi Islam" w:date="2026-08-12T16:48:00Z" w16du:dateUtc="2026-08-12T21:48:00Z">
              <w:rPr>
                <w:b/>
              </w:rPr>
            </w:rPrChange>
          </w:rPr>
          <w:t>Section III.B (threshold-sensitivity framing, protocol limitation, and provenance of the 0.4 s threshold).</w:t>
        </w:r>
      </w:ins>
      <w:ins w:id="52" w:author="Md Rafi Islam" w:date="2026-08-12T16:48:00Z" w16du:dateUtc="2026-08-12T21:48:00Z">
        <w:r w:rsidR="008F4704">
          <w:rPr>
            <w:b/>
          </w:rPr>
          <w:t xml:space="preserve"> </w:t>
        </w:r>
      </w:ins>
      <w:r>
        <w:t>Methods: Puff Detection and Statistical Analysis; Results: threshold sensitivity; Table [[T]], pp. [[P–P]], lines [[L1–L2]].</w:t>
      </w:r>
    </w:p>
    <w:p w14:paraId="595F74AE" w14:textId="6AB5F3B9" w:rsidR="007A47E4" w:rsidRDefault="008C0DFB">
      <w:pPr>
        <w:pStyle w:val="Heading2"/>
      </w:pPr>
      <w:r>
        <w:lastRenderedPageBreak/>
        <w:t xml:space="preserve">Comment 1.8 — </w:t>
      </w:r>
      <w:r w:rsidR="00317963" w:rsidRPr="00317963">
        <w:t>FRIENDS measures atomizer activation, while video coding measures mouthpiece-to-lip contact. These are not identical measurements. The reported systematic bias, where video-coded duration is longer than FRIENDS duration, should be discussed more carefully in relation to behavioral interpretation, aerosol generation, and nicotine exposure estimation.</w:t>
      </w:r>
    </w:p>
    <w:p w14:paraId="3E0C1C97" w14:textId="22576DCC" w:rsidR="007A47E4" w:rsidRDefault="008C0DFB">
      <w:r>
        <w:rPr>
          <w:b/>
        </w:rPr>
        <w:t xml:space="preserve">Response: </w:t>
      </w:r>
      <w:r>
        <w:t xml:space="preserve">We agree. The revised manuscript defines the two quantities separately: video duration is the mouthpiece-to-lip contact interval, whereas FRIENDS duration is the atomizer-activation interval. We retained Pearson correlation as a measure of association and added a Bland–Altman analysis of the 22 paired participant-level mean durations. With differences defined as video minus FRIENDS, the mean bias was </w:t>
      </w:r>
      <w:ins w:id="53" w:author="Delwar Hossain" w:date="2026-08-13T13:35:00Z" w16du:dateUtc="2026-08-13T18:35:00Z">
        <w:r w:rsidR="00DB5DFF">
          <w:t>+0.53</w:t>
        </w:r>
      </w:ins>
      <w:del w:id="54" w:author="Delwar Hossain" w:date="2026-08-13T13:35:00Z" w16du:dateUtc="2026-08-13T18:35:00Z">
        <w:r w:rsidDel="00DB5DFF">
          <w:delText>[[BA_BIAS]]</w:delText>
        </w:r>
      </w:del>
      <w:r>
        <w:t xml:space="preserve"> s and the 95% limits of agreement were </w:t>
      </w:r>
      <w:ins w:id="55" w:author="Delwar Hossain" w:date="2026-08-13T13:36:00Z" w16du:dateUtc="2026-08-13T18:36:00Z">
        <w:r w:rsidR="00DB5DFF">
          <w:t>-0.33</w:t>
        </w:r>
      </w:ins>
      <w:del w:id="56" w:author="Delwar Hossain" w:date="2026-08-13T13:36:00Z" w16du:dateUtc="2026-08-13T18:36:00Z">
        <w:r w:rsidDel="00DB5DFF">
          <w:delText xml:space="preserve">[[BA_LOWER]] </w:delText>
        </w:r>
      </w:del>
      <w:r>
        <w:t xml:space="preserve">to </w:t>
      </w:r>
      <w:ins w:id="57" w:author="Delwar Hossain" w:date="2026-08-13T13:36:00Z" w16du:dateUtc="2026-08-13T18:36:00Z">
        <w:r w:rsidR="00DB5DFF">
          <w:t>+1.38</w:t>
        </w:r>
      </w:ins>
      <w:del w:id="58" w:author="Delwar Hossain" w:date="2026-08-13T13:36:00Z" w16du:dateUtc="2026-08-13T18:36:00Z">
        <w:r w:rsidDel="00DB5DFF">
          <w:delText xml:space="preserve">[[BA_UPPER]] </w:delText>
        </w:r>
      </w:del>
      <w:r>
        <w:t xml:space="preserve">s. </w:t>
      </w:r>
      <w:ins w:id="59" w:author="Delwar Hossain" w:date="2026-08-13T13:37:00Z">
        <w:r w:rsidR="00DB5DFF" w:rsidRPr="00DB5DFF">
          <w:t>A test for proportional bias (Pearson r between the mean and the difference) was statistically significant (r = 0.59, p = 0.004), indicating that disagreement between the two methods increases with puff duration.</w:t>
        </w:r>
      </w:ins>
      <w:del w:id="60" w:author="Delwar Hossain" w:date="2026-08-13T13:37:00Z" w16du:dateUtc="2026-08-13T18:37:00Z">
        <w:r w:rsidDel="00DB5DFF">
          <w:delText>[[INSERT RESULT OF PROPORTIONAL-BIAS CHECK, IF PERFORMED]]</w:delText>
        </w:r>
      </w:del>
      <w:r>
        <w:t>. We explicitly state that this analysis assesses agreement in participant-average duration, not puff-level interchangeability.</w:t>
      </w:r>
      <w:r>
        <w:br/>
      </w:r>
      <w:r>
        <w:br/>
        <w:t>The positive difference is interpreted primarily as a construct difference because mouthpiece contact can begin before and end after atomizer activation. It is not treated solely as FRIENDS measurement error. Claims relating activation duration to aerosol or nicotine delivery were also narrowed.</w:t>
      </w:r>
    </w:p>
    <w:p w14:paraId="71B19D7A" w14:textId="757926CF" w:rsidR="007A47E4" w:rsidRDefault="008C0DFB">
      <w:r>
        <w:rPr>
          <w:b/>
        </w:rPr>
        <w:t xml:space="preserve">Manuscript changes: </w:t>
      </w:r>
      <w:r>
        <w:t>Methods: Human Validation and Statistical Analysis; Results and Discussion, pp. [[P–P]], lines [[L1–L2]]; Figure [</w:t>
      </w:r>
      <w:ins w:id="61" w:author="Delwar Hossain" w:date="2026-08-13T13:38:00Z" w16du:dateUtc="2026-08-13T18:38:00Z">
        <w:r w:rsidR="00DB5DFF">
          <w:t>Fig. 9.</w:t>
        </w:r>
      </w:ins>
      <w:del w:id="62" w:author="Delwar Hossain" w:date="2026-08-13T13:37:00Z" w16du:dateUtc="2026-08-13T18:37:00Z">
        <w:r w:rsidDel="00DB5DFF">
          <w:delText>[F]</w:delText>
        </w:r>
      </w:del>
      <w:r>
        <w:t xml:space="preserve">] </w:t>
      </w:r>
      <w:del w:id="63" w:author="Delwar Hossain" w:date="2026-08-13T13:37:00Z" w16du:dateUtc="2026-08-13T18:37:00Z">
        <w:r w:rsidDel="00DB5DFF">
          <w:delText>or Supplementary Figure [[S]], if included</w:delText>
        </w:r>
      </w:del>
      <w:r>
        <w:t>.</w:t>
      </w:r>
    </w:p>
    <w:p w14:paraId="45F33C3E" w14:textId="2C9E5134" w:rsidR="007A47E4" w:rsidRDefault="008C0DFB">
      <w:pPr>
        <w:pStyle w:val="Heading2"/>
      </w:pPr>
      <w:r>
        <w:t xml:space="preserve">Comment 1.9 — </w:t>
      </w:r>
      <w:r w:rsidR="00744479" w:rsidRPr="00744479">
        <w:t>The authors acknowledge that the current device used an underpowered processor and that spurious interrupts could cause missing bytes in serial transmission or disrupted flash data. This is a significant practical issue for a measurement device. The authors should explain how often this occurred, whether it affected the reported datasets, and what safeguards or quality-control procedures were used.</w:t>
      </w:r>
    </w:p>
    <w:p w14:paraId="1F5AF828" w14:textId="77777777" w:rsidR="007A47E4" w:rsidRDefault="008C0DFB">
      <w:r>
        <w:rPr>
          <w:b/>
        </w:rPr>
        <w:t xml:space="preserve">Response: </w:t>
      </w:r>
      <w:r>
        <w:t>We agree that the data-integrity procedures require explicit reporting. We added a Data Quality Control paragraph describing the validity checks applied during decoding, including [[INSERT CHECKS: event-code validity, complete record length, timestamp monotonicity, valid ON/OFF pairing, and/or other implemented checks]]. Across the studies reported here, [[N_AFFECTED_SESSIONS]] of [[N_TOTAL_SESSIONS]] sessions contained [[N_CORRUPT_RECORDS]] corrupted or incomplete records; [[N_EXCLUDED_RECORDS]] records and [[N_EXCLUDED_SESSIONS]] sessions were excluded or repeated according to the stated rule. [[IF NONE: No analyzed session was affected after application of these checks.]]</w:t>
      </w:r>
      <w:r>
        <w:br/>
      </w:r>
      <w:r>
        <w:br/>
        <w:t>The revised Discussion distinguishes this data-transfer/firmware limitation from puff-detection performance and describes the planned hardware/firmware remedy. Where an exact historical event rate could not be reconstructed from the retained logs, we state that limitation rather than estimating a rate retrospectively.</w:t>
      </w:r>
    </w:p>
    <w:p w14:paraId="7FEEE401" w14:textId="77777777" w:rsidR="007A47E4" w:rsidRDefault="008C0DFB">
      <w:r>
        <w:rPr>
          <w:b/>
        </w:rPr>
        <w:t xml:space="preserve">Manuscript changes: </w:t>
      </w:r>
      <w:r>
        <w:t>Methods: Data Quality Control, p. [[P]], lines [[L1–L2]]; Discussion: Limitations, p. [[P]], lines [[L1–L2]].</w:t>
      </w:r>
    </w:p>
    <w:p w14:paraId="0AADF387" w14:textId="6FD9FF38" w:rsidR="007A47E4" w:rsidRDefault="008C0DFB">
      <w:pPr>
        <w:pStyle w:val="Heading2"/>
      </w:pPr>
      <w:r>
        <w:t xml:space="preserve">Comment 1.10 — </w:t>
      </w:r>
      <w:r w:rsidR="001C6517" w:rsidRPr="001C6517">
        <w:t>Since FRIENDS performance depends on ENDS type, sensitivity zone, PWM behavior, thermistor placement, and threshold selection, the authors should provide a concise practical workflow for researchers who want to use the system. This should include how to check device compatibility, where to place FRIENDS, when thermistor assistance is required, and how to interpret failed detection.</w:t>
      </w:r>
    </w:p>
    <w:p w14:paraId="4E642A94" w14:textId="7D7EF281" w:rsidR="007A47E4" w:rsidRDefault="008C0DFB">
      <w:r>
        <w:rPr>
          <w:b/>
        </w:rPr>
        <w:t xml:space="preserve">Response: </w:t>
      </w:r>
      <w:r>
        <w:t xml:space="preserve">We added a concise deployment workflow: (1) check the FRIENDS compatibility library for the ENDS model; (2) </w:t>
      </w:r>
      <w:ins w:id="64" w:author="Md Rafi Islam" w:date="2026-08-12T16:50:00Z" w16du:dateUtc="2026-08-12T21:50:00Z">
        <w:r w:rsidR="008F4704" w:rsidRPr="008F4704">
          <w:t>if the model is absent from the library, map its sensitivity zone using the 8 mm grid procedure</w:t>
        </w:r>
      </w:ins>
      <w:del w:id="65" w:author="Md Rafi Islam" w:date="2026-08-12T16:50:00Z" w16du:dateUtc="2026-08-12T21:50:00Z">
        <w:r w:rsidDel="008F4704">
          <w:delText>map or confirm the sensitivity zone using the 8-mm grid procedure</w:delText>
        </w:r>
      </w:del>
      <w:r>
        <w:t>; (3) attach FRIENDS at the zone centroid with the documented orientation; (4) add the thermistor only when the model requires thermistor-assisted detection; (5) perform the 10-puff confirmation test; and (6) if detection fails, repeat placement mapping, verify device operation and configuration, and classify the model as incompatible if reliable detection cannot be established. This makes clear that FRIENDS is broadly adaptable but currently requires model-specific setup rather than universal attachment without calibration.</w:t>
      </w:r>
    </w:p>
    <w:p w14:paraId="73C253DE" w14:textId="173CC99C" w:rsidR="007A47E4" w:rsidRDefault="008C0DFB">
      <w:r>
        <w:rPr>
          <w:b/>
        </w:rPr>
        <w:lastRenderedPageBreak/>
        <w:t xml:space="preserve">Manuscript changes: </w:t>
      </w:r>
      <w:ins w:id="66" w:author="Md Rafi Islam" w:date="2026-08-12T16:50:00Z" w16du:dateUtc="2026-08-12T21:50:00Z">
        <w:r w:rsidR="008F4704" w:rsidRPr="008F4704">
          <w:rPr>
            <w:bCs/>
            <w:rPrChange w:id="67" w:author="Md Rafi Islam" w:date="2026-08-12T16:50:00Z" w16du:dateUtc="2026-08-12T21:50:00Z">
              <w:rPr>
                <w:b/>
              </w:rPr>
            </w:rPrChange>
          </w:rPr>
          <w:t>Section II.D, Vape Library and Initial Testing of Detectability — deployment workflow paragraph added at the end of the subsection,</w:t>
        </w:r>
        <w:r w:rsidR="008F4704">
          <w:rPr>
            <w:b/>
          </w:rPr>
          <w:t xml:space="preserve"> </w:t>
        </w:r>
      </w:ins>
      <w:r>
        <w:t>Methods: Deployment Workflow, p. [[P]], lines [[L1–L2]].</w:t>
      </w:r>
    </w:p>
    <w:p w14:paraId="01185F44" w14:textId="77777777" w:rsidR="007A47E4" w:rsidRDefault="008C0DFB">
      <w:r>
        <w:br w:type="page"/>
      </w:r>
    </w:p>
    <w:p w14:paraId="1F0B71AC" w14:textId="77777777" w:rsidR="007A47E4" w:rsidRDefault="008C0DFB">
      <w:pPr>
        <w:pStyle w:val="Heading1"/>
      </w:pPr>
      <w:r>
        <w:lastRenderedPageBreak/>
        <w:t>Reviewer 2</w:t>
      </w:r>
    </w:p>
    <w:p w14:paraId="1AA93989" w14:textId="1F6CBEEB" w:rsidR="006F3F0C" w:rsidRDefault="008C0DFB" w:rsidP="006F3F0C">
      <w:pPr>
        <w:pStyle w:val="Heading2"/>
      </w:pPr>
      <w:r>
        <w:t xml:space="preserve">Comment 2.1 — </w:t>
      </w:r>
      <w:r w:rsidR="006F3F0C">
        <w:t>Novelty relative to prior EM-based systems should be clarified.</w:t>
      </w:r>
    </w:p>
    <w:p w14:paraId="6910EFCB" w14:textId="77777777" w:rsidR="006F3F0C" w:rsidRDefault="006F3F0C" w:rsidP="006F3F0C">
      <w:pPr>
        <w:pStyle w:val="Heading2"/>
      </w:pPr>
      <w:r>
        <w:t>The manuscript acknowledges prior EM-based puff detection, especially PuffEM, but the distinction between FRIENDS and existing systems is not sufficiently clear. The authors should explain whether the main contribution is the inductive pickup circuit, the signal-processing pipeline, thermistor-assisted detection, broader device compatibility, open-source implementation, or the validation scale.</w:t>
      </w:r>
    </w:p>
    <w:p w14:paraId="15148F48" w14:textId="39DA35FF" w:rsidR="007A47E4" w:rsidRDefault="006F3F0C" w:rsidP="006F3F0C">
      <w:pPr>
        <w:pStyle w:val="Heading2"/>
      </w:pPr>
      <w:r>
        <w:t>The current wording risks overstating the novelty of the electromagnetic sensing principle itself. The contribution should be reframed more precisely as a complete practical measurement platform, and the technical differences from magnetometer-based approaches should be explicitly discussed.</w:t>
      </w:r>
    </w:p>
    <w:p w14:paraId="50C97A2F" w14:textId="77777777" w:rsidR="007A47E4" w:rsidRDefault="008C0DFB">
      <w:r>
        <w:rPr>
          <w:b/>
        </w:rPr>
        <w:t xml:space="preserve">Response: </w:t>
      </w:r>
      <w:r>
        <w:t>We agree. The revised manuscript no longer presents electromagnetic detection itself as unprecedented. It distinguishes the inductive dI/dt transduction used by FRIENDS from the magnetometer-based approach used by PuffEM and frames the principal contribution as the integrated open-source platform: sensing hardware, optional thermistor confirmation, firmware and GUI, VM-FRIENDS reference system, compatibility library, model-specific deployment procedures, and validation across a substantially broader range of devices and participants. A comparison table summarizes the differences using only claims supported by the cited primary literature.</w:t>
      </w:r>
    </w:p>
    <w:p w14:paraId="5C614808" w14:textId="77777777" w:rsidR="007A47E4" w:rsidRDefault="008C0DFB">
      <w:r>
        <w:rPr>
          <w:b/>
        </w:rPr>
        <w:t xml:space="preserve">Manuscript changes: </w:t>
      </w:r>
      <w:r>
        <w:t>Introduction and Contributions, p. [[P]], lines [[L1–L2]]; Table [[T]], p. [[P]].</w:t>
      </w:r>
    </w:p>
    <w:p w14:paraId="1B155318" w14:textId="0379444F" w:rsidR="007A47E4" w:rsidRDefault="008C0DFB" w:rsidP="009D1486">
      <w:pPr>
        <w:pStyle w:val="Heading2"/>
      </w:pPr>
      <w:r w:rsidRPr="00CB0652">
        <w:t xml:space="preserve">Comment 2.2 — </w:t>
      </w:r>
      <w:r w:rsidR="009D1486" w:rsidRPr="00CB0652">
        <w:t>Lifecycle testing sample size is inconsistent. The manuscript states that 28 devices were selected, 4 were excluded, and 24 remained for lifecycle testing. However, Table 2 lists 26 vape models. This inconsistency must be corrected because it affects the interpretation of the aggregate precision, recall, relative error, and confidence intervals</w:t>
      </w:r>
      <w:r w:rsidRPr="00CB0652">
        <w:t>.</w:t>
      </w:r>
    </w:p>
    <w:p w14:paraId="5E004C84" w14:textId="186EDA07" w:rsidR="00AA2E66" w:rsidRDefault="008C0DFB">
      <w:r>
        <w:rPr>
          <w:b/>
        </w:rPr>
        <w:t xml:space="preserve">Response: </w:t>
      </w:r>
      <w:r w:rsidR="006C560D" w:rsidRPr="006C560D">
        <w:rPr>
          <w:bCs/>
        </w:rPr>
        <w:t>T</w:t>
      </w:r>
      <w:r w:rsidR="006C560D">
        <w:t>hank you for catching the discrepancy in vape counts</w:t>
      </w:r>
      <w:r>
        <w:t xml:space="preserve">. Table </w:t>
      </w:r>
      <w:r w:rsidR="006C560D">
        <w:t>3 wa</w:t>
      </w:r>
      <w:r w:rsidR="0047628C">
        <w:t xml:space="preserve">s verified against </w:t>
      </w:r>
      <w:r>
        <w:t xml:space="preserve">the original experimental records. The corrected lifecycle analysis includes </w:t>
      </w:r>
      <w:r w:rsidR="0047628C">
        <w:t>2</w:t>
      </w:r>
      <w:r w:rsidR="006964E5">
        <w:t>6</w:t>
      </w:r>
      <w:r>
        <w:t xml:space="preserve"> devices</w:t>
      </w:r>
      <w:r w:rsidR="0047628C">
        <w:t xml:space="preserve"> as </w:t>
      </w:r>
      <w:r w:rsidR="00AA2E66">
        <w:t>originally stated, the inconsistency originated from</w:t>
      </w:r>
      <w:r w:rsidR="00C45198">
        <w:t xml:space="preserve"> 2</w:t>
      </w:r>
      <w:r w:rsidR="006964E5">
        <w:t xml:space="preserve"> new </w:t>
      </w:r>
      <w:r w:rsidR="00AD6BF1">
        <w:t xml:space="preserve">ENDS </w:t>
      </w:r>
      <w:r w:rsidR="006964E5">
        <w:t xml:space="preserve">devices being </w:t>
      </w:r>
      <w:r w:rsidR="00C45198">
        <w:t xml:space="preserve">included in the results </w:t>
      </w:r>
      <w:r w:rsidR="006964E5">
        <w:t>as we perform testing of new vapes as they appear on the market.</w:t>
      </w:r>
      <w:r w:rsidR="00300870">
        <w:t xml:space="preserve"> </w:t>
      </w:r>
    </w:p>
    <w:p w14:paraId="1C2180AF" w14:textId="1BFB9E0D" w:rsidR="007A47E4" w:rsidRDefault="008C0DFB">
      <w:r>
        <w:t>; [[N_EXCLUDED]] devices did not complete the prespecified lifecycle protocol for the reasons now reported. For every retained device, we verified reference puffs = TP + FN and FRIENDS detections = TP + FP. We also reconciled the thermistor-use annotations and the single-session device notes.</w:t>
      </w:r>
      <w:r>
        <w:br/>
      </w:r>
      <w:r>
        <w:br/>
        <w:t xml:space="preserve">All affected results were recomputed. The corrected pooled lifecycle precision was </w:t>
      </w:r>
      <w:ins w:id="68" w:author="Md Rafi Islam" w:date="2026-08-12T16:54:00Z" w16du:dateUtc="2026-08-12T21:54:00Z">
        <w:r w:rsidR="00D52F7A" w:rsidRPr="00D52F7A">
          <w:t xml:space="preserve">99.7% ± 0.15% </w:t>
        </w:r>
      </w:ins>
      <w:ins w:id="69" w:author="Md Rafi Islam" w:date="2026-08-12T16:55:00Z" w16du:dateUtc="2026-08-12T21:55:00Z">
        <w:r w:rsidR="00D52F7A">
          <w:t>(95% CI</w:t>
        </w:r>
        <w:r w:rsidR="00D52F7A" w:rsidRPr="00D52F7A">
          <w:t xml:space="preserve"> </w:t>
        </w:r>
        <w:r w:rsidR="00D52F7A">
          <w:t xml:space="preserve">) </w:t>
        </w:r>
      </w:ins>
      <w:ins w:id="70" w:author="Md Rafi Islam" w:date="2026-08-12T16:54:00Z" w16du:dateUtc="2026-08-12T21:54:00Z">
        <w:r w:rsidR="00D52F7A" w:rsidRPr="00D52F7A">
          <w:t>and pooled recall of 97.95% ± 0.87%</w:t>
        </w:r>
        <w:r w:rsidR="00D52F7A">
          <w:t xml:space="preserve"> (95% CI)</w:t>
        </w:r>
        <w:r w:rsidR="00D52F7A" w:rsidRPr="00D52F7A">
          <w:t>. The mean atomizer-activation duration relative error is 6.88% ± 0.86%</w:t>
        </w:r>
      </w:ins>
      <w:ins w:id="71" w:author="Md Rafi Islam" w:date="2026-08-12T16:55:00Z" w16du:dateUtc="2026-08-12T21:55:00Z">
        <w:r w:rsidR="00D52F7A">
          <w:t xml:space="preserve"> (</w:t>
        </w:r>
        <w:r w:rsidR="00D52F7A" w:rsidRPr="00D52F7A">
          <w:t>95% CI</w:t>
        </w:r>
        <w:r w:rsidR="00D52F7A">
          <w:t>)</w:t>
        </w:r>
      </w:ins>
      <w:ins w:id="72" w:author="Md Rafi Islam" w:date="2026-08-12T16:54:00Z" w16du:dateUtc="2026-08-12T21:54:00Z">
        <w:r w:rsidR="00D52F7A" w:rsidRPr="00D52F7A">
          <w:t xml:space="preserve">, ranging from 0.74% for the Juul to 18.90% for the NJOY ACE. </w:t>
        </w:r>
      </w:ins>
      <w:ins w:id="73" w:author="Md Rafi Islam" w:date="2026-08-12T16:55:00Z" w16du:dateUtc="2026-08-12T21:55:00Z">
        <w:r w:rsidR="00D52F7A">
          <w:t>19</w:t>
        </w:r>
      </w:ins>
      <w:ins w:id="74" w:author="Md Rafi Islam" w:date="2026-08-12T16:54:00Z" w16du:dateUtc="2026-08-12T21:54:00Z">
        <w:r w:rsidR="00D52F7A" w:rsidRPr="00D52F7A">
          <w:t xml:space="preserve"> of the 26 devices had a mean absolute relative puff-count error below 2%, and the largest device-level count error was 11.21% for the Offstamp X cube. The Abstract, Methods, Results, Discussion, Conclusion, and all table entries were corrected accordingly. We regret the inconsistencies and appreciate the reviewer's scrutiny. </w:t>
        </w:r>
      </w:ins>
      <w:del w:id="75" w:author="Md Rafi Islam" w:date="2026-08-12T16:55:00Z" w16du:dateUtc="2026-08-12T21:55:00Z">
        <w:r w:rsidDel="00D52F7A">
          <w:delText>[[LIFE_PREC]]% (device-cluster-bootstrap 95% CI [[LIFE_PREC_LO]], [[LIFE_PREC_HI]]), pooled recall was [[LIFE_REC]]% (95% CI [[LIFE_REC_LO]], [[LIFE_REC_HI]]), and mean atomizer-duration relative error was [[LIFE_DUR_RE]]% (95% CI [[LIFE_DUR_LO]], [[LIFE_DUR_HI]]). [[N_LT2]] of [[N_LIFE]] devices had mean absolute relative puff-count error below 2%. We corrected the Abstract, Methods, Results, Discussion, Conclusion, and all table entries accordingly. We regret the inconsistencies and appreciate the reviewer’s scrutiny.</w:delText>
        </w:r>
      </w:del>
    </w:p>
    <w:p w14:paraId="4C527F8F" w14:textId="37E1086D" w:rsidR="007A47E4" w:rsidRDefault="008C0DFB">
      <w:r>
        <w:rPr>
          <w:b/>
        </w:rPr>
        <w:t xml:space="preserve">Manuscript changes: </w:t>
      </w:r>
      <w:del w:id="76" w:author="Md Rafi Islam" w:date="2026-08-12T16:56:00Z" w16du:dateUtc="2026-08-12T21:56:00Z">
        <w:r w:rsidDel="00D52F7A">
          <w:delText>A</w:delText>
        </w:r>
      </w:del>
      <w:ins w:id="77" w:author="Md Rafi Islam" w:date="2026-08-12T16:56:00Z" w16du:dateUtc="2026-08-12T21:56:00Z">
        <w:r w:rsidR="00D52F7A" w:rsidRPr="00D52F7A">
          <w:t>Abstract; Section II.D; Section II.E; Section III.A; Discussion; Conclusion; corrected Table 3.</w:t>
        </w:r>
      </w:ins>
      <w:del w:id="78" w:author="Md Rafi Islam" w:date="2026-08-12T16:56:00Z" w16du:dateUtc="2026-08-12T21:56:00Z">
        <w:r w:rsidDel="00D52F7A">
          <w:delText>bstract; Methods; Results; Discussion; Conclusion; corrected Table 2/Supplementary Table S1, pp. [[P–P]], lines [[L1–L2]].</w:delText>
        </w:r>
      </w:del>
    </w:p>
    <w:p w14:paraId="0E69B824" w14:textId="77777777" w:rsidR="009D1486" w:rsidRDefault="008C0DFB" w:rsidP="009D1486">
      <w:pPr>
        <w:pStyle w:val="Heading2"/>
      </w:pPr>
      <w:r>
        <w:lastRenderedPageBreak/>
        <w:t xml:space="preserve">Comment 2.3 — </w:t>
      </w:r>
      <w:r w:rsidR="009D1486">
        <w:t>Statistical methods need clearer explanation.</w:t>
      </w:r>
    </w:p>
    <w:p w14:paraId="08C9F641" w14:textId="77777777" w:rsidR="009D1486" w:rsidRDefault="009D1486" w:rsidP="009D1486">
      <w:pPr>
        <w:pStyle w:val="Heading2"/>
      </w:pPr>
      <w:r>
        <w:t>The manuscript reports precision, recall, F1 score, relative error, and 95 % confidence intervals, but the method used to compute these intervals is not described in sufficient detail. Since puffs are nested within sessions, devices, and participants, treating all puffs as independent observations would be inappropriate.</w:t>
      </w:r>
    </w:p>
    <w:p w14:paraId="13F45D74" w14:textId="53472A5A" w:rsidR="007A47E4" w:rsidRDefault="009D1486" w:rsidP="009D1486">
      <w:pPr>
        <w:pStyle w:val="Heading2"/>
      </w:pPr>
      <w:r>
        <w:t>The authors should specify the unit of analysis and the confidence interval method. Participant-level or device-level variability should be reported, especially for the laboratory human validation. A cluster bootstrap or similar approach would be more suitable than simple puff-level intervals</w:t>
      </w:r>
      <w:r w:rsidR="008C0DFB">
        <w:t>.</w:t>
      </w:r>
    </w:p>
    <w:p w14:paraId="792F5445" w14:textId="77777777" w:rsidR="00592833" w:rsidRDefault="008C0DFB">
      <w:pPr>
        <w:rPr>
          <w:ins w:id="79" w:author="Delwar Hossain" w:date="2026-08-13T17:23:00Z" w16du:dateUtc="2026-08-13T22:23:00Z"/>
        </w:rPr>
      </w:pPr>
      <w:r>
        <w:rPr>
          <w:b/>
        </w:rPr>
        <w:t xml:space="preserve">Response: </w:t>
      </w:r>
      <w:r>
        <w:t>We agree. We added a Statistical Analysis subsection that defines the estimand, analysis unit, and uncertainty method separately for each study.</w:t>
      </w:r>
      <w:r>
        <w:br/>
      </w:r>
      <w:r>
        <w:br/>
        <w:t xml:space="preserve">For lifecycle testing, the headline precision, recall, and F1 are pooled count-based estimates computed from the corrected TP/FP/FN totals. Their uncertainty is estimated with a nonparametric cluster bootstrap that resamples devices with replacement and recomputes the pooled metrics in each </w:t>
      </w:r>
      <w:commentRangeStart w:id="80"/>
      <w:r>
        <w:t>of</w:t>
      </w:r>
      <w:commentRangeEnd w:id="80"/>
      <w:r w:rsidR="00D106A9">
        <w:rPr>
          <w:rStyle w:val="CommentReference"/>
          <w:sz w:val="21"/>
          <w:szCs w:val="22"/>
        </w:rPr>
        <w:commentReference w:id="80"/>
      </w:r>
      <w:r>
        <w:t xml:space="preserve"> </w:t>
      </w:r>
      <w:r w:rsidRPr="00D52F7A">
        <w:rPr>
          <w:color w:val="FF0000"/>
          <w:rPrChange w:id="81" w:author="Md Rafi Islam" w:date="2026-08-12T16:59:00Z" w16du:dateUtc="2026-08-12T21:59:00Z">
            <w:rPr/>
          </w:rPrChange>
        </w:rPr>
        <w:t xml:space="preserve">[[B_BOOT]] </w:t>
      </w:r>
      <w:r>
        <w:t>replicates. Device-level distributions are also reported descriptively</w:t>
      </w:r>
      <w:ins w:id="82" w:author="Md Rafi Islam" w:date="2026-08-12T16:59:00Z" w16du:dateUtc="2026-08-12T21:59:00Z">
        <w:r w:rsidR="00D52F7A">
          <w:t xml:space="preserve"> </w:t>
        </w:r>
        <w:r w:rsidR="00D52F7A" w:rsidRPr="00D52F7A">
          <w:t>for every device in Table 3</w:t>
        </w:r>
      </w:ins>
      <w:r>
        <w:t>.</w:t>
      </w:r>
      <w:ins w:id="83" w:author="Delwar Hossain" w:date="2026-08-13T17:23:00Z" w16du:dateUtc="2026-08-13T22:23:00Z">
        <w:r w:rsidR="00592833">
          <w:t xml:space="preserve"> </w:t>
        </w:r>
      </w:ins>
    </w:p>
    <w:p w14:paraId="20B1F014" w14:textId="2EFEA542" w:rsidR="007A47E4" w:rsidRDefault="00592833">
      <w:ins w:id="84" w:author="Delwar Hossain" w:date="2026-08-13T17:23:00Z">
        <w:r w:rsidRPr="00592833">
          <w:rPr>
            <w:highlight w:val="yellow"/>
            <w:rPrChange w:id="85" w:author="Delwar Hossain" w:date="2026-08-13T17:23:00Z" w16du:dateUtc="2026-08-13T22:23:00Z">
              <w:rPr/>
            </w:rPrChange>
          </w:rPr>
          <w:t>Their uncertainty is estimated with a cluster-robust ratio-of-totals estimator (Cochran, 1977), with device as the sampling cluster.</w:t>
        </w:r>
        <w:r w:rsidRPr="00592833">
          <w:t xml:space="preserve"> </w:t>
        </w:r>
      </w:ins>
      <w:r w:rsidR="008C0DFB">
        <w:br/>
      </w:r>
      <w:r w:rsidR="008C0DFB">
        <w:br/>
        <w:t xml:space="preserve">For the human study, we report both pooled (micro-averaged) metrics from total TP/FP/FN counts and participant-level (macro-averaged) metrics. Macro F1 is the mean of participant-specific F1 values, not a value derived from the mean precision and recall. </w:t>
      </w:r>
      <w:ins w:id="86" w:author="Delwar Hossain" w:date="2026-08-13T17:22:00Z">
        <w:r w:rsidRPr="00592833">
          <w:t>Pooled-metric uncertainty uses the same cluster-robust ratio-of-totals estimator, with participant as the sampling cluster. Participant-level confidence intervals are instead obtained by a percentile bootstrap (10,000 resamples of the 22 participants with replacement, fixed seed), used rather than a normal-theory interval because several participants sit at the 1.0 precision/recall boundary. No participant had an undefined precision, recall, or F1 value in this dataset — every participant contributed at least one true puff and one FRIENDS-detected puff.</w:t>
        </w:r>
      </w:ins>
      <w:ins w:id="87" w:author="Delwar Hossain" w:date="2026-08-13T17:22:00Z" w16du:dateUtc="2026-08-13T22:22:00Z">
        <w:r>
          <w:t xml:space="preserve"> </w:t>
        </w:r>
      </w:ins>
      <w:del w:id="88" w:author="Delwar Hossain" w:date="2026-08-13T17:22:00Z" w16du:dateUtc="2026-08-13T22:22:00Z">
        <w:r w:rsidR="008C0DFB" w:rsidDel="00592833">
          <w:delText>Participant-level confidence intervals are obtained by resampling participants with replacement in [[B_BOOT_HUMAN]] replicates. The handling of any participant with an undefined metric is specified as [[INSERT RULE]].</w:delText>
        </w:r>
      </w:del>
      <w:r w:rsidR="008C0DFB">
        <w:br/>
      </w:r>
      <w:r w:rsidR="008C0DFB">
        <w:br/>
        <w:t>For the daily-carry environmental-robustness study, only two ENDS models were tested. We therefore report each model across its five days and summarize day-to-day variability descriptively; we do not present intervals implying inference across ENDS models. All intervals are reported as 95% CI [lower, upper] rather than symmetric ± values when the bootstrap interval is asymmetric.</w:t>
      </w:r>
    </w:p>
    <w:p w14:paraId="6553E6EF" w14:textId="6A83FCE2" w:rsidR="007A47E4" w:rsidRDefault="008C0DFB">
      <w:r>
        <w:rPr>
          <w:b/>
        </w:rPr>
        <w:t xml:space="preserve">Manuscript changes: </w:t>
      </w:r>
      <w:del w:id="89" w:author="Md Rafi Islam" w:date="2026-08-12T16:58:00Z" w16du:dateUtc="2026-08-12T21:58:00Z">
        <w:r w:rsidDel="00D52F7A">
          <w:delText>M</w:delText>
        </w:r>
      </w:del>
      <w:ins w:id="90" w:author="Md Rafi Islam" w:date="2026-08-12T16:58:00Z" w16du:dateUtc="2026-08-12T21:58:00Z">
        <w:r w:rsidR="00D52F7A" w:rsidRPr="00D52F7A">
          <w:t>New Section II.H, "Statistical Analysis and Data Quality Control"; revised Results and Table 3.</w:t>
        </w:r>
        <w:r w:rsidR="00D52F7A" w:rsidRPr="00D52F7A" w:rsidDel="00D52F7A">
          <w:t xml:space="preserve"> </w:t>
        </w:r>
      </w:ins>
      <w:del w:id="91" w:author="Md Rafi Islam" w:date="2026-08-12T16:58:00Z" w16du:dateUtc="2026-08-12T21:58:00Z">
        <w:r w:rsidDel="00D52F7A">
          <w:delText>ethods: Statistical Analysis, pp. [[P–P]], lines [[L1–L2]]; revised Results and tables.</w:delText>
        </w:r>
      </w:del>
    </w:p>
    <w:p w14:paraId="7681CA01" w14:textId="77777777" w:rsidR="00F143D3" w:rsidRPr="00386FD1" w:rsidRDefault="008C0DFB" w:rsidP="00F143D3">
      <w:pPr>
        <w:pStyle w:val="Heading2"/>
        <w:rPr>
          <w:highlight w:val="yellow"/>
        </w:rPr>
      </w:pPr>
      <w:r w:rsidRPr="00386FD1">
        <w:rPr>
          <w:highlight w:val="yellow"/>
        </w:rPr>
        <w:t xml:space="preserve">Comment 2.4 — </w:t>
      </w:r>
      <w:r w:rsidR="00F143D3" w:rsidRPr="00386FD1">
        <w:rPr>
          <w:highlight w:val="yellow"/>
        </w:rPr>
        <w:t>Non-invasive operation should be qualified.</w:t>
      </w:r>
    </w:p>
    <w:p w14:paraId="6C2F76BB" w14:textId="77777777" w:rsidR="00F143D3" w:rsidRPr="00386FD1" w:rsidRDefault="00F143D3" w:rsidP="00F143D3">
      <w:pPr>
        <w:pStyle w:val="Heading2"/>
        <w:rPr>
          <w:highlight w:val="yellow"/>
        </w:rPr>
      </w:pPr>
      <w:r w:rsidRPr="00386FD1">
        <w:rPr>
          <w:highlight w:val="yellow"/>
        </w:rPr>
        <w:t>The manuscript emphasizes non-invasive external attachment. This is accurate for devices detectable by the inductive sensor alone, but the thermistor-assisted mode requires physical modification of the mouthpiece. Therefore, the system should not be described as universally non-invasive.</w:t>
      </w:r>
    </w:p>
    <w:p w14:paraId="5ECF5D74" w14:textId="12B541B1" w:rsidR="007A47E4" w:rsidRDefault="00F143D3" w:rsidP="00F143D3">
      <w:pPr>
        <w:pStyle w:val="Heading2"/>
      </w:pPr>
      <w:r w:rsidRPr="00386FD1">
        <w:rPr>
          <w:highlight w:val="yellow"/>
        </w:rPr>
        <w:t>A more accurate framing would be that FRIENDS provides non-contact electromagnetic sensing for compatible ENDS and a minimally invasive thermistor-assisted mode for devices without stable electromagnetic signatures. The authors should also discuss whether thermistor insertion may affect airflow, user behavior, or device operation.</w:t>
      </w:r>
    </w:p>
    <w:p w14:paraId="544103EE" w14:textId="3AB7D8B7" w:rsidR="007A47E4" w:rsidRDefault="008C0DFB">
      <w:r>
        <w:rPr>
          <w:b/>
        </w:rPr>
        <w:t xml:space="preserve">Response: </w:t>
      </w:r>
      <w:r>
        <w:t>We agree</w:t>
      </w:r>
      <w:r w:rsidR="00386FD1">
        <w:t xml:space="preserve"> with the reviewer</w:t>
      </w:r>
      <w:r>
        <w:t>. The revised manuscript uses the descriptive terms “non-contact inductive sensing” and “thermistor-assisted sensing requiring mouthpiece modification.” We report how many devices and participants used each mode:</w:t>
      </w:r>
      <w:del w:id="92" w:author="Md Rafi Islam" w:date="2026-08-12T17:01:00Z" w16du:dateUtc="2026-08-12T22:01:00Z">
        <w:r w:rsidDel="00D52F7A">
          <w:delText xml:space="preserve"> [[N_IND_LIFE]] and [[N_THERM_LIFE]]</w:delText>
        </w:r>
      </w:del>
      <w:ins w:id="93" w:author="Md Rafi Islam" w:date="2026-08-12T17:01:00Z" w16du:dateUtc="2026-08-12T22:01:00Z">
        <w:r w:rsidR="00D52F7A" w:rsidRPr="00D52F7A">
          <w:t xml:space="preserve"> 9 inductive-only and 17 thermistor-assisted</w:t>
        </w:r>
      </w:ins>
      <w:r>
        <w:t xml:space="preserve"> in lifecycle testing, and [[N_IND_HUMAN]] and [[N_THERM_HUMAN]] in the human study. The thermistor was </w:t>
      </w:r>
      <w:r>
        <w:lastRenderedPageBreak/>
        <w:t>not validated as aerodynamically neutral, and its possible effects on airflow, draw resistance, aerosol deposition, and user behavior were not measured. This is now stated explicitly as a limitation and a target for future evaluation.</w:t>
      </w:r>
    </w:p>
    <w:p w14:paraId="5D40A4AA" w14:textId="1E054EB1" w:rsidR="007A47E4" w:rsidRDefault="008C0DFB">
      <w:r>
        <w:rPr>
          <w:b/>
        </w:rPr>
        <w:t xml:space="preserve">Manuscript changes: </w:t>
      </w:r>
      <w:r>
        <w:t>Abstract</w:t>
      </w:r>
      <w:ins w:id="94" w:author="Md Rafi Islam" w:date="2026-08-12T17:02:00Z" w16du:dateUtc="2026-08-12T22:02:00Z">
        <w:r w:rsidR="00D52F7A">
          <w:t xml:space="preserve">; </w:t>
        </w:r>
      </w:ins>
      <w:del w:id="95" w:author="Md Rafi Islam" w:date="2026-08-12T17:02:00Z" w16du:dateUtc="2026-08-12T22:02:00Z">
        <w:r w:rsidDel="00D52F7A">
          <w:delText xml:space="preserve">, </w:delText>
        </w:r>
      </w:del>
      <w:ins w:id="96" w:author="Md Rafi Islam" w:date="2026-08-12T17:02:00Z" w16du:dateUtc="2026-08-12T22:02:00Z">
        <w:r w:rsidR="00D52F7A" w:rsidRPr="00D52F7A">
          <w:t>Section II.E; Table 3; Discussion: Limitations (first limitation)</w:t>
        </w:r>
        <w:r w:rsidR="00D52F7A">
          <w:t>;</w:t>
        </w:r>
        <w:r w:rsidR="00D52F7A" w:rsidRPr="00D52F7A">
          <w:t xml:space="preserve"> </w:t>
        </w:r>
      </w:ins>
      <w:r>
        <w:t>Methods, Results, and Discussion, pp. [[P–P]], lines [[L1–L2]].</w:t>
      </w:r>
    </w:p>
    <w:p w14:paraId="2C6011F4" w14:textId="77777777" w:rsidR="00097132" w:rsidRDefault="008C0DFB" w:rsidP="00097132">
      <w:pPr>
        <w:pStyle w:val="Heading2"/>
      </w:pPr>
      <w:r>
        <w:t xml:space="preserve">Comment 2.5 — </w:t>
      </w:r>
      <w:r w:rsidR="00097132">
        <w:t>Free-living human validation is not yet demonstrated.</w:t>
      </w:r>
    </w:p>
    <w:p w14:paraId="7C9D977A" w14:textId="77777777" w:rsidR="00097132" w:rsidRDefault="00097132" w:rsidP="00097132">
      <w:pPr>
        <w:pStyle w:val="Heading2"/>
      </w:pPr>
      <w:r>
        <w:t>The hybrid bench/free-living study evaluates environmental interference during daily carry, but puff generation is still machine-controlled. The human validation uses video-coded ad libitum vaping, but it is performed in a laboratory setting. Therefore, the manuscript should avoid implying that full unsupervised human free-living performance has already been established.</w:t>
      </w:r>
    </w:p>
    <w:p w14:paraId="13F9FA7B" w14:textId="722B4B98" w:rsidR="007A47E4" w:rsidRDefault="00097132" w:rsidP="00097132">
      <w:pPr>
        <w:pStyle w:val="Heading2"/>
      </w:pPr>
      <w:r>
        <w:t>The evidence supports bench accuracy, robustness to environmental exposure, and laboratory human validation. Claims about real-world human deployment should be toned down or clearly identified as future work.</w:t>
      </w:r>
    </w:p>
    <w:p w14:paraId="780B09A9" w14:textId="77777777" w:rsidR="007A47E4" w:rsidRDefault="008C0DFB">
      <w:r>
        <w:rPr>
          <w:b/>
        </w:rPr>
        <w:t xml:space="preserve">Response: </w:t>
      </w:r>
      <w:r>
        <w:t>We agree. We now describe the five-day experiment as a hybrid bench/daily-carry environmental-robustness test with machine-generated reference puffs. The laboratory study provides human ad libitum validation under video observation. The manuscript no longer claims that unsupervised human free-living performance was demonstrated, and such validation is identified as necessary future work.</w:t>
      </w:r>
    </w:p>
    <w:p w14:paraId="5A7E9573" w14:textId="483584FB" w:rsidR="007A47E4" w:rsidRDefault="008C0DFB">
      <w:r>
        <w:rPr>
          <w:b/>
        </w:rPr>
        <w:t xml:space="preserve">Manuscript changes: </w:t>
      </w:r>
      <w:r>
        <w:t xml:space="preserve">Abstract; </w:t>
      </w:r>
      <w:ins w:id="97" w:author="Md Rafi Islam" w:date="2026-08-12T17:03:00Z" w16du:dateUtc="2026-08-12T22:03:00Z">
        <w:r w:rsidR="003838EF" w:rsidRPr="003838EF">
          <w:t>Abstract; Section II.F subsection title and text; Section III.B; Discussion; Discussion: Limitations (second limitation); Conclusion</w:t>
        </w:r>
        <w:r w:rsidR="003838EF">
          <w:t>.</w:t>
        </w:r>
        <w:r w:rsidR="003838EF" w:rsidRPr="003838EF" w:rsidDel="003838EF">
          <w:t xml:space="preserve"> </w:t>
        </w:r>
      </w:ins>
      <w:del w:id="98" w:author="Md Rafi Islam" w:date="2026-08-12T17:03:00Z" w16du:dateUtc="2026-08-12T22:03:00Z">
        <w:r w:rsidDel="003838EF">
          <w:delText>Methods subsection title; Discussion and Conclusion, pp. [[P–P]], lines [[L1–L2]].</w:delText>
        </w:r>
      </w:del>
    </w:p>
    <w:p w14:paraId="4879E200" w14:textId="63D83C73" w:rsidR="003579C6" w:rsidRDefault="008C0DFB" w:rsidP="003579C6">
      <w:pPr>
        <w:pStyle w:val="Heading2"/>
      </w:pPr>
      <w:r>
        <w:t xml:space="preserve">Comment 2.6 — </w:t>
      </w:r>
      <w:r w:rsidR="003579C6">
        <w:t>Device compatibility in the human study is limited.</w:t>
      </w:r>
    </w:p>
    <w:p w14:paraId="06E003BA" w14:textId="77777777" w:rsidR="003579C6" w:rsidRDefault="003579C6" w:rsidP="003579C6">
      <w:pPr>
        <w:pStyle w:val="Heading2"/>
      </w:pPr>
      <w:r>
        <w:t>In the laboratory validation, most participants did not use their original ENDS but switched to compatible devices. The final human validation sample was also concentrated in late-generation disposable ENDS. This limits the generalizability of the human validation results.</w:t>
      </w:r>
    </w:p>
    <w:p w14:paraId="45383CC3" w14:textId="05696C82" w:rsidR="007A47E4" w:rsidRDefault="003579C6" w:rsidP="003579C6">
      <w:pPr>
        <w:pStyle w:val="Heading2"/>
      </w:pPr>
      <w:r>
        <w:t>The authors should report performance by device type or detection mode where possible and more clearly acknowledge this limitation.</w:t>
      </w:r>
    </w:p>
    <w:p w14:paraId="197FD278" w14:textId="77777777" w:rsidR="007A47E4" w:rsidRDefault="008C0DFB">
      <w:r>
        <w:rPr>
          <w:b/>
        </w:rPr>
        <w:t xml:space="preserve">Response: </w:t>
      </w:r>
      <w:r>
        <w:t>We agree. We retained the factual description that 16 of 22 participants changed to a compatible device, including seven who selected a different model of the same brand, and we now present this as a compatibility and generalizability limitation rather than only a procedural detail. The revised Results report the sensing-mode distribution: [[N_IND_HUMAN]] participants used inductive-only detection and [[N_THERM_HUMAN]] used thermistor-assisted detection.</w:t>
      </w:r>
      <w:r>
        <w:br/>
      </w:r>
      <w:r>
        <w:br/>
        <w:t>[[SELECT AFTER VERIFYING MODE COUNTS: Because both modes had adequate representation, we additionally report mode-stratified pooled performance: inductive-only precision/recall/F1 = [[...]], and thermistor-assisted precision/recall/F1 = [[...]]. / Because one mode was represented by only [[N_SMALL_MODE]] participants, we did not report unstable mode-stratified accuracy estimates and instead report the distribution and limitation explicitly.]]</w:t>
      </w:r>
      <w:r>
        <w:br/>
      </w:r>
      <w:r>
        <w:br/>
        <w:t>We also state that the human findings primarily support performance for the late-generation disposable devices represented in the sample and should not be generalized to all ENDS without model-specific compatibility testing.</w:t>
      </w:r>
    </w:p>
    <w:p w14:paraId="57B9FFF6" w14:textId="77777777" w:rsidR="007A47E4" w:rsidRDefault="008C0DFB">
      <w:r>
        <w:rPr>
          <w:b/>
        </w:rPr>
        <w:t xml:space="preserve">Manuscript changes: </w:t>
      </w:r>
      <w:r>
        <w:t>Methods: Participants and Compatibility; Results; Discussion: Limitations, pp. [[P–P]], lines [[L1–L2]].</w:t>
      </w:r>
    </w:p>
    <w:p w14:paraId="26BD6048" w14:textId="77777777" w:rsidR="005824B6" w:rsidRDefault="008C0DFB" w:rsidP="005824B6">
      <w:pPr>
        <w:pStyle w:val="Heading2"/>
      </w:pPr>
      <w:r>
        <w:lastRenderedPageBreak/>
        <w:t xml:space="preserve">Comment 2.7 — </w:t>
      </w:r>
      <w:r w:rsidR="005824B6">
        <w:t>Measurement-error sources require more discussion.</w:t>
      </w:r>
    </w:p>
    <w:p w14:paraId="4A237E60" w14:textId="77777777" w:rsidR="005824B6" w:rsidRDefault="005824B6" w:rsidP="005824B6">
      <w:pPr>
        <w:pStyle w:val="Heading2"/>
      </w:pPr>
      <w:r>
        <w:t>For an instrumentation journal, the manuscript should provide a stronger analysis of measurement uncertainty and error sources. Important factors include sensor placement, distance and orientation sensitivity, PWM frequency variation, electromagnetic interference, thermistor response time, clock drift, battery effects, and false-positive duration distribution.</w:t>
      </w:r>
    </w:p>
    <w:p w14:paraId="159D6D51" w14:textId="6BCA6D49" w:rsidR="007A47E4" w:rsidRDefault="005824B6" w:rsidP="005824B6">
      <w:pPr>
        <w:pStyle w:val="Heading2"/>
      </w:pPr>
      <w:r>
        <w:t>The limitation section mentions spurious interrupts and possible data-transfer or flash-writing errors. The authors should quantify how often these occurred and explain how corrupted records were detected or excluded.</w:t>
      </w:r>
    </w:p>
    <w:p w14:paraId="537773F2" w14:textId="77777777" w:rsidR="007A47E4" w:rsidRDefault="008C0DFB">
      <w:r>
        <w:rPr>
          <w:b/>
        </w:rPr>
        <w:t xml:space="preserve">Response: </w:t>
      </w:r>
      <w:r>
        <w:t>We agree. The revised manuscript discusses the principal error sources supported by the design and observed data: placement and orientation relative to the sensitivity zone, distance from the atomizer-current path, variation in PWM or on/off switching behavior, electromagnetic interference, thermistor response dynamics, battery state, timestamp alignment, and malformed or incomplete records.</w:t>
      </w:r>
      <w:r>
        <w:br/>
      </w:r>
      <w:r>
        <w:br/>
        <w:t>We added the FRIENDS-to-video synchronization procedure: [[INSERT SYNCHRONIZATION EVENT/METHOD]], with [[INSERT DRIFT-CORRECTION METHOD OR “NO DRIFT CORRECTION”]]. The residual alignment uncertainty over the 2-h session was [[SYNC_ERROR]] s or [[INSERT FRAME-BASED EQUIVALENT]]. We also define the TP matching rule precisely: a FRIENDS atomizer-activation event was matched to a video-coded mouthpiece-contact event when [[INSERT OVERLAP/TOLERANCE RULE]], with one-to-one matching enforced by [[INSERT RULE]]. Data-integrity checks and exclusions are reported in the new Data Quality Control paragraph.</w:t>
      </w:r>
    </w:p>
    <w:p w14:paraId="28A7FB9C" w14:textId="77777777" w:rsidR="007A47E4" w:rsidRDefault="008C0DFB">
      <w:r>
        <w:rPr>
          <w:b/>
        </w:rPr>
        <w:t xml:space="preserve">Manuscript changes: </w:t>
      </w:r>
      <w:r>
        <w:t>Methods: Human Validation, Matching Criterion, and Data Quality Control; Discussion: Measurement Limitations, pp. [[P–P]], lines [[L1–L2]].</w:t>
      </w:r>
    </w:p>
    <w:p w14:paraId="380764CC" w14:textId="77777777" w:rsidR="00654D44" w:rsidRDefault="008C0DFB" w:rsidP="00654D44">
      <w:pPr>
        <w:pStyle w:val="Heading2"/>
      </w:pPr>
      <w:r>
        <w:t xml:space="preserve">Comment 2.8 — </w:t>
      </w:r>
      <w:r w:rsidR="00654D44">
        <w:t>Puff-duration agreement should be strengthened.</w:t>
      </w:r>
    </w:p>
    <w:p w14:paraId="4F6C4A57" w14:textId="7894D4CD" w:rsidR="007A47E4" w:rsidRDefault="00654D44" w:rsidP="00654D44">
      <w:pPr>
        <w:pStyle w:val="Heading2"/>
      </w:pPr>
      <w:r>
        <w:t>The reported correlation between FRIENDS-measured and video-coded puff duration is useful, but correlation alone is not a full agreement analysis. A Bland-Altman analysis or onset/offset timing-error analysis would better support the claim that FRIENDS accurately captures puff duration.</w:t>
      </w:r>
    </w:p>
    <w:p w14:paraId="086CCE11" w14:textId="2BBA16EE" w:rsidR="007A47E4" w:rsidRDefault="008C0DFB">
      <w:r>
        <w:rPr>
          <w:b/>
        </w:rPr>
        <w:t xml:space="preserve">Response: </w:t>
      </w:r>
      <w:r>
        <w:t xml:space="preserve">We agree. Pearson correlation measures association but not agreement. We added a Bland–Altman analysis using the 22 paired participant-level mean durations. With differences defined as video minus FRIENDS, the mean bias was </w:t>
      </w:r>
      <w:ins w:id="99" w:author="Delwar Hossain" w:date="2026-08-13T13:44:00Z" w16du:dateUtc="2026-08-13T18:44:00Z">
        <w:r w:rsidR="00DB5DFF">
          <w:t>+0.53</w:t>
        </w:r>
      </w:ins>
      <w:del w:id="100" w:author="Delwar Hossain" w:date="2026-08-13T13:44:00Z" w16du:dateUtc="2026-08-13T18:44:00Z">
        <w:r w:rsidDel="00DB5DFF">
          <w:delText>[[BA_BIAS]]</w:delText>
        </w:r>
      </w:del>
      <w:r>
        <w:t xml:space="preserve"> s and the 95% limits of agreement were </w:t>
      </w:r>
      <w:ins w:id="101" w:author="Delwar Hossain" w:date="2026-08-13T13:44:00Z" w16du:dateUtc="2026-08-13T18:44:00Z">
        <w:r w:rsidR="00DB5DFF">
          <w:t>-0.33</w:t>
        </w:r>
      </w:ins>
      <w:del w:id="102" w:author="Delwar Hossain" w:date="2026-08-13T13:44:00Z" w16du:dateUtc="2026-08-13T18:44:00Z">
        <w:r w:rsidDel="00DB5DFF">
          <w:delText>[[BA_LOWER]]</w:delText>
        </w:r>
      </w:del>
      <w:r>
        <w:t xml:space="preserve"> to </w:t>
      </w:r>
      <w:ins w:id="103" w:author="Delwar Hossain" w:date="2026-08-13T13:44:00Z" w16du:dateUtc="2026-08-13T18:44:00Z">
        <w:r w:rsidR="00DB5DFF">
          <w:t>+1.38</w:t>
        </w:r>
      </w:ins>
      <w:del w:id="104" w:author="Delwar Hossain" w:date="2026-08-13T13:44:00Z" w16du:dateUtc="2026-08-13T18:44:00Z">
        <w:r w:rsidDel="00DB5DFF">
          <w:delText>[[BA_UPPER]]</w:delText>
        </w:r>
      </w:del>
      <w:r>
        <w:t xml:space="preserve"> s. </w:t>
      </w:r>
      <w:ins w:id="105" w:author="Delwar Hossain" w:date="2026-08-13T13:45:00Z">
        <w:r w:rsidR="00235E11" w:rsidRPr="00235E11">
          <w:t>A test for proportional bias (Pearson r between the mean and the difference) was statistically significant (r = 0.59, p = 0.004), indicating that disagreement between the two methods increases with puff duration.</w:t>
        </w:r>
      </w:ins>
      <w:del w:id="106" w:author="Delwar Hossain" w:date="2026-08-13T13:45:00Z" w16du:dateUtc="2026-08-13T18:45:00Z">
        <w:r w:rsidDel="00235E11">
          <w:delText>[[INSERT PROPORTIONAL-BIAS RESULT, IF TESTED]]</w:delText>
        </w:r>
      </w:del>
      <w:r>
        <w:t>. The text now specifies that this is agreement between participant-average lip-contact and atomizer-activation durations, which are related but non-identical constructs. The correlation is retained only as a complementary association measure.</w:t>
      </w:r>
    </w:p>
    <w:p w14:paraId="512A0936" w14:textId="6D214CEB" w:rsidR="007A47E4" w:rsidRDefault="008C0DFB">
      <w:r>
        <w:rPr>
          <w:b/>
        </w:rPr>
        <w:t xml:space="preserve">Manuscript changes: </w:t>
      </w:r>
      <w:r>
        <w:t xml:space="preserve">Methods: Statistical Analysis; Results and Discussion, pp. [[P–P]], lines [[L1–L2]]; Figure </w:t>
      </w:r>
      <w:ins w:id="107" w:author="Delwar Hossain" w:date="2026-08-13T13:45:00Z" w16du:dateUtc="2026-08-13T18:45:00Z">
        <w:r w:rsidR="00235E11">
          <w:t>Fig. 9.</w:t>
        </w:r>
      </w:ins>
      <w:del w:id="108" w:author="Delwar Hossain" w:date="2026-08-13T13:45:00Z" w16du:dateUtc="2026-08-13T18:45:00Z">
        <w:r w:rsidDel="00235E11">
          <w:delText>[[F]]</w:delText>
        </w:r>
      </w:del>
      <w:r>
        <w:t xml:space="preserve"> or Supplementary Figure [[S]], if included.</w:t>
      </w:r>
    </w:p>
    <w:p w14:paraId="385C8DE7" w14:textId="77777777" w:rsidR="004952C6" w:rsidRDefault="008C0DFB" w:rsidP="004952C6">
      <w:pPr>
        <w:pStyle w:val="Heading2"/>
      </w:pPr>
      <w:r>
        <w:t xml:space="preserve">Comment 2.9 — </w:t>
      </w:r>
      <w:r w:rsidR="004952C6">
        <w:t>The touch sensor should be reframed.</w:t>
      </w:r>
    </w:p>
    <w:p w14:paraId="54B04ECF" w14:textId="4DA241FC" w:rsidR="007A47E4" w:rsidRDefault="004952C6" w:rsidP="004952C6">
      <w:pPr>
        <w:pStyle w:val="Heading2"/>
      </w:pPr>
      <w:r>
        <w:t>The human validation shows that touch-based gating substantially reduces recall. Thus, the touch sensor should not be presented as a reliable puff-detection aid unless its role is limited to auxiliary context logging. The authors should clarify its intended role in the final system.</w:t>
      </w:r>
    </w:p>
    <w:p w14:paraId="0ACC2E26" w14:textId="2162D889" w:rsidR="007A47E4" w:rsidRDefault="008C0DFB">
      <w:r>
        <w:rPr>
          <w:b/>
        </w:rPr>
        <w:t xml:space="preserve">Response: </w:t>
      </w:r>
      <w:r>
        <w:t xml:space="preserve">We agree. The touch sensor is now described as an auxiliary exploratory channel rather than a required puff-detection modality. The primary detection results do not use touch gating. The secondary analysis showed that touch gating reduced recall to </w:t>
      </w:r>
      <w:ins w:id="109" w:author="Delwar Hossain" w:date="2026-08-13T13:39:00Z" w16du:dateUtc="2026-08-13T18:39:00Z">
        <w:r w:rsidR="00DB5DFF">
          <w:t>0.34</w:t>
        </w:r>
      </w:ins>
      <w:del w:id="110" w:author="Delwar Hossain" w:date="2026-08-13T13:39:00Z" w16du:dateUtc="2026-08-13T18:39:00Z">
        <w:r w:rsidDel="00DB5DFF">
          <w:delText xml:space="preserve">[[TOUCH_RECALL]] </w:delText>
        </w:r>
      </w:del>
      <w:r>
        <w:t xml:space="preserve">and F1 to </w:t>
      </w:r>
      <w:ins w:id="111" w:author="Delwar Hossain" w:date="2026-08-13T13:39:00Z" w16du:dateUtc="2026-08-13T18:39:00Z">
        <w:r w:rsidR="00DB5DFF">
          <w:t>0.50</w:t>
        </w:r>
      </w:ins>
      <w:del w:id="112" w:author="Delwar Hossain" w:date="2026-08-13T13:39:00Z" w16du:dateUtc="2026-08-13T18:39:00Z">
        <w:r w:rsidDel="00DB5DFF">
          <w:delText>[[TOUCH_F1]]</w:delText>
        </w:r>
      </w:del>
      <w:r>
        <w:t>, demonstrating that enclosure contact is not a reliable proxy for holding or puffing. The revised manuscript therefore does not claim that touch improves puff detection.</w:t>
      </w:r>
    </w:p>
    <w:p w14:paraId="56131E34" w14:textId="77777777" w:rsidR="007A47E4" w:rsidRDefault="008C0DFB">
      <w:r>
        <w:rPr>
          <w:b/>
        </w:rPr>
        <w:t xml:space="preserve">Manuscript changes: </w:t>
      </w:r>
      <w:r>
        <w:t>Contributions, Methods, Results, and Discussion, pp. [[P–P]], lines [[L1–L2]].</w:t>
      </w:r>
    </w:p>
    <w:p w14:paraId="367A85C9" w14:textId="63C745A6" w:rsidR="007A47E4" w:rsidRDefault="008C0DFB">
      <w:pPr>
        <w:pStyle w:val="Heading2"/>
      </w:pPr>
      <w:r>
        <w:lastRenderedPageBreak/>
        <w:t xml:space="preserve">Minor Comment 2.1 — </w:t>
      </w:r>
      <w:r w:rsidR="002D1592" w:rsidRPr="002D1592">
        <w:t>Table 2 is too dense for the main text. A summarized table may be more appropriate, with the full table moved to supplementary material.</w:t>
      </w:r>
    </w:p>
    <w:p w14:paraId="156B4225" w14:textId="77777777" w:rsidR="007A47E4" w:rsidRDefault="008C0DFB">
      <w:r>
        <w:rPr>
          <w:b/>
        </w:rPr>
        <w:t xml:space="preserve">Response: </w:t>
      </w:r>
      <w:r>
        <w:t>We agree. We replaced the full device-level table in the main manuscript with a compact summary organized by device category and sensing mode. The complete corrected device-level results, including session counts and uncertainty estimates, are provided as Supplementary Table S1. This preserves auditability while improving readability of the main paper.</w:t>
      </w:r>
    </w:p>
    <w:p w14:paraId="4ED53BEA" w14:textId="77777777" w:rsidR="007A47E4" w:rsidRDefault="008C0DFB">
      <w:r>
        <w:rPr>
          <w:b/>
        </w:rPr>
        <w:t xml:space="preserve">Manuscript changes: </w:t>
      </w:r>
      <w:r>
        <w:t>Main-text Table [[T]], p. [[P]]; Supplementary Table S1.</w:t>
      </w:r>
    </w:p>
    <w:p w14:paraId="65685BDE" w14:textId="42969AE5" w:rsidR="007A47E4" w:rsidRPr="000A25C4" w:rsidRDefault="008C0DFB">
      <w:pPr>
        <w:pStyle w:val="Heading2"/>
        <w:rPr>
          <w:highlight w:val="yellow"/>
        </w:rPr>
      </w:pPr>
      <w:r w:rsidRPr="000A25C4">
        <w:rPr>
          <w:highlight w:val="yellow"/>
        </w:rPr>
        <w:t xml:space="preserve">Minor Comment 2.2 — </w:t>
      </w:r>
      <w:r w:rsidR="002D1592" w:rsidRPr="000A25C4">
        <w:rPr>
          <w:highlight w:val="yellow"/>
        </w:rPr>
        <w:t>The manuscript should use precision/recall units consistently, either as proportions or percentages.</w:t>
      </w:r>
    </w:p>
    <w:p w14:paraId="6F994802" w14:textId="0CD2588C" w:rsidR="007A47E4" w:rsidRDefault="008C0DFB">
      <w:r w:rsidRPr="000A25C4">
        <w:rPr>
          <w:b/>
          <w:highlight w:val="yellow"/>
        </w:rPr>
        <w:t xml:space="preserve">Response: </w:t>
      </w:r>
      <w:r w:rsidRPr="000A25C4">
        <w:rPr>
          <w:highlight w:val="yellow"/>
        </w:rPr>
        <w:t xml:space="preserve">Corrected. </w:t>
      </w:r>
      <w:ins w:id="113" w:author="Md Rafi Islam" w:date="2026-08-12T17:12:00Z" w16du:dateUtc="2026-08-12T22:12:00Z">
        <w:r w:rsidR="00C90BF8" w:rsidRPr="00C90BF8">
          <w:t xml:space="preserve">Precision, recall, and F1 are now reported as unitless proportions in the Results, tables, and table headings, with confidence intervals </w:t>
        </w:r>
      </w:ins>
      <w:ins w:id="114" w:author="Md Rafi Islam" w:date="2026-08-12T17:13:00Z" w16du:dateUtc="2026-08-12T22:13:00Z">
        <w:r w:rsidR="00C90BF8">
          <w:t>labeled</w:t>
        </w:r>
      </w:ins>
      <w:ins w:id="115" w:author="Md Rafi Islam" w:date="2026-08-12T17:12:00Z" w16du:dateUtc="2026-08-12T22:12:00Z">
        <w:r w:rsidR="00C90BF8" w:rsidRPr="00C90BF8">
          <w:t xml:space="preserve"> explicitly and expressed in the same units as the point estimate. Percentages are used only in the Abstract, where they are conventional for a summary, and relative-error quantities are reported as percentages throughout since they are inherently ratios. We removed the "(%)" suffix from the Precision and Recall column headings of Table 3, which previously conflicted with the proportion values in the cells</w:t>
        </w:r>
        <w:r w:rsidR="00C90BF8" w:rsidRPr="00C90BF8" w:rsidDel="00C90BF8">
          <w:rPr>
            <w:highlight w:val="yellow"/>
          </w:rPr>
          <w:t xml:space="preserve"> </w:t>
        </w:r>
      </w:ins>
      <w:del w:id="116" w:author="Md Rafi Islam" w:date="2026-08-12T17:12:00Z" w16du:dateUtc="2026-08-12T22:12:00Z">
        <w:r w:rsidRPr="000A25C4" w:rsidDel="00C90BF8">
          <w:rPr>
            <w:highlight w:val="yellow"/>
          </w:rPr>
          <w:delText>Precision, recall, and F1 are now reported consistently as unitless proportions. Table headings and cell values use the same convention. Confidence intervals are labeled explicitly</w:delText>
        </w:r>
      </w:del>
      <w:r w:rsidRPr="000A25C4">
        <w:rPr>
          <w:highlight w:val="yellow"/>
        </w:rPr>
        <w:t>.</w:t>
      </w:r>
    </w:p>
    <w:p w14:paraId="666C784C" w14:textId="352E9247" w:rsidR="007A47E4" w:rsidRDefault="008C0DFB">
      <w:r>
        <w:rPr>
          <w:b/>
        </w:rPr>
        <w:t xml:space="preserve">Manuscript changes: </w:t>
      </w:r>
      <w:r>
        <w:t xml:space="preserve">Throughout; </w:t>
      </w:r>
      <w:ins w:id="117" w:author="Md Rafi Islam" w:date="2026-08-12T17:13:00Z" w16du:dateUtc="2026-08-12T22:13:00Z">
        <w:r w:rsidR="00C90BF8" w:rsidRPr="00C90BF8">
          <w:t>Table 3 column headings; Sections III.A–III.C</w:t>
        </w:r>
      </w:ins>
      <w:del w:id="118" w:author="Md Rafi Islam" w:date="2026-08-12T17:13:00Z" w16du:dateUtc="2026-08-12T22:13:00Z">
        <w:r w:rsidDel="00C90BF8">
          <w:delText>corrected tables, pp. [[P–P]]</w:delText>
        </w:r>
      </w:del>
      <w:r>
        <w:t>.</w:t>
      </w:r>
    </w:p>
    <w:p w14:paraId="6A4FFA50" w14:textId="592CF733" w:rsidR="007A47E4" w:rsidRDefault="008C0DFB">
      <w:pPr>
        <w:pStyle w:val="Heading2"/>
      </w:pPr>
      <w:r>
        <w:t xml:space="preserve">Minor Comment 2.3 — </w:t>
      </w:r>
      <w:r w:rsidR="002D1592" w:rsidRPr="002D1592">
        <w:t>Several grammatical and wording issues should be corrected, including "The FRIENDS addresses," "picked by an inductive pickup coil," and "allowing broader adoption by scientific community."</w:t>
      </w:r>
    </w:p>
    <w:p w14:paraId="1942AED3" w14:textId="77777777" w:rsidR="007A47E4" w:rsidRDefault="008C0DFB">
      <w:r>
        <w:rPr>
          <w:b/>
        </w:rPr>
        <w:t xml:space="preserve">Response: </w:t>
      </w:r>
      <w:r>
        <w:t>Corrected. We performed a focused copy-edit and corrected, among other items, “The FRIENDS addresses” to “FRIENDS addresses,” “picked by an inductive pickup coil” to “picked up by an inductive pickup coil,” and “adoption by scientific community” to “adoption by the scientific community.”</w:t>
      </w:r>
    </w:p>
    <w:p w14:paraId="2E398D60" w14:textId="77777777" w:rsidR="007A47E4" w:rsidRDefault="008C0DFB">
      <w:r>
        <w:rPr>
          <w:b/>
        </w:rPr>
        <w:t xml:space="preserve">Manuscript changes: </w:t>
      </w:r>
      <w:r>
        <w:t>Throughout the revised manuscript.</w:t>
      </w:r>
    </w:p>
    <w:p w14:paraId="70F1629B" w14:textId="1575A929" w:rsidR="007A47E4" w:rsidRDefault="008C0DFB">
      <w:pPr>
        <w:pStyle w:val="Heading2"/>
      </w:pPr>
      <w:r>
        <w:t xml:space="preserve">Minor Comment 2.4 — </w:t>
      </w:r>
      <w:r w:rsidR="00316A4A" w:rsidRPr="00316A4A">
        <w:t>The term "puff duration" should be defined carefully, since video coding measures mouthpiece-to-lip contact while FRIENDS measures atomizer activation duration.</w:t>
      </w:r>
    </w:p>
    <w:p w14:paraId="7760C021" w14:textId="77777777" w:rsidR="007A47E4" w:rsidRDefault="008C0DFB">
      <w:r>
        <w:rPr>
          <w:b/>
        </w:rPr>
        <w:t xml:space="preserve">Response: </w:t>
      </w:r>
      <w:r>
        <w:t>Corrected. At first use, the revised manuscript defines video-coded duration as the interval from the first to the last frame of mouthpiece-to-lip contact and FRIENDS duration as the interval from atomizer-activation onset to offset. We avoid using the unqualified term “puff duration” where the measurement source could be ambiguous.</w:t>
      </w:r>
    </w:p>
    <w:p w14:paraId="55B79A83" w14:textId="77777777" w:rsidR="007A47E4" w:rsidRDefault="008C0DFB">
      <w:r>
        <w:rPr>
          <w:b/>
        </w:rPr>
        <w:t xml:space="preserve">Manuscript changes: </w:t>
      </w:r>
      <w:r>
        <w:t>Methods: Human Validation, p. [[P]], lines [[L1–L2]]; terminology revised throughout.</w:t>
      </w:r>
    </w:p>
    <w:p w14:paraId="1BF880BF" w14:textId="77777777" w:rsidR="00316A4A" w:rsidRPr="00316A4A" w:rsidRDefault="00316A4A" w:rsidP="00316A4A">
      <w:r w:rsidRPr="00316A4A">
        <w:t>The manuscript presents a useful and promising instrumentation platform for objective ENDS puff measurement. The validation effort is substantial, and the open-source implementation increases the practical value of the work. However, the current version requires major revision to clarify novelty, correct sample-size inconsistencies, strengthen statistical treatment, qualify non-invasive and free-living claims, and improve measurement-error analysis. With these revisions, the manuscript could become a solid contribution to ENDS instrumentation research.</w:t>
      </w:r>
    </w:p>
    <w:p w14:paraId="0C77BF30" w14:textId="77777777" w:rsidR="00316A4A" w:rsidRDefault="00316A4A"/>
    <w:p w14:paraId="7FAF7C69" w14:textId="77777777" w:rsidR="007A47E4" w:rsidRDefault="008C0DFB">
      <w:r>
        <w:br w:type="page"/>
      </w:r>
    </w:p>
    <w:p w14:paraId="0A44CCC5" w14:textId="77777777" w:rsidR="007A47E4" w:rsidRDefault="008C0DFB">
      <w:pPr>
        <w:pStyle w:val="Heading1"/>
      </w:pPr>
      <w:r>
        <w:lastRenderedPageBreak/>
        <w:t>Reviewer 3</w:t>
      </w:r>
    </w:p>
    <w:p w14:paraId="59D9C5E4" w14:textId="77777777" w:rsidR="00866E05" w:rsidRPr="00866E05" w:rsidRDefault="00866E05" w:rsidP="00866E05">
      <w:r w:rsidRPr="00866E05">
        <w:t>This manuscript presents FRIENDS, an open-source instrumentation platform for detecting electronic nicotine delivery system (ENDS) use through near-field electromagnetic sensing of atomizer current modulation. The system is complemented by capacitive touch sensing and optional thermistor-based sensing for selected devices. The authors evaluate the system through broad device screening, lifecycle bench testing, hybrid bench/free-living testing, and laboratory validation with human participants.</w:t>
      </w:r>
    </w:p>
    <w:p w14:paraId="1289B152" w14:textId="77777777" w:rsidR="00866E05" w:rsidRPr="00866E05" w:rsidRDefault="00866E05" w:rsidP="00866E05">
      <w:r w:rsidRPr="00866E05">
        <w:t>The manuscript addresses a relevant instrumentation problem and presents a technically interesting sensing concept with considerable practical potential. The combination of non-contact electromagnetic sensing, device adaptability, open-source hardware/software, and multi-stage validation is a significant strength. However, several issues concerning experimental consistency, measurement definitions, statistical analysis, and generalizability should be addressed before publication. I therefore recommend Major Revision.</w:t>
      </w:r>
    </w:p>
    <w:p w14:paraId="0C706887" w14:textId="52299C0F" w:rsidR="007A47E4" w:rsidDel="001805C1" w:rsidRDefault="008C0DFB">
      <w:pPr>
        <w:pStyle w:val="Heading2"/>
        <w:rPr>
          <w:del w:id="119" w:author="Delwar Hossain" w:date="2026-08-13T13:46:00Z" w16du:dateUtc="2026-08-13T18:46:00Z"/>
        </w:rPr>
      </w:pPr>
      <w:del w:id="120" w:author="Delwar Hossain" w:date="2026-08-13T13:46:00Z" w16du:dateUtc="2026-08-13T18:46:00Z">
        <w:r w:rsidDel="001805C1">
          <w:delText xml:space="preserve">Comment 3.1 — </w:delText>
        </w:r>
        <w:r w:rsidR="00866E05" w:rsidRPr="00866E05" w:rsidDel="001805C1">
          <w:delText>The manuscript should resolve the apparent inconsistency in the number of devices included in the lifecycle validation. The Methods section states that 28 devices were selected for lifecycle testing and that four devices were excluded, leaving 24 devices for the final analysis. However, the device listing and/or Table 2 appear to indicate a different number of devices. The authors should carefully verify and reconcile the device counts throughout the Abstract, Methods, Results, tables, and statistical analyses. The final analysis population and the reasons for exclusion should be clearly documented.</w:delText>
        </w:r>
      </w:del>
    </w:p>
    <w:p w14:paraId="4F66B70B" w14:textId="46C423AA" w:rsidR="007A47E4" w:rsidDel="001805C1" w:rsidRDefault="008C0DFB">
      <w:pPr>
        <w:rPr>
          <w:del w:id="121" w:author="Delwar Hossain" w:date="2026-08-13T13:46:00Z" w16du:dateUtc="2026-08-13T18:46:00Z"/>
        </w:rPr>
      </w:pPr>
      <w:del w:id="122" w:author="Delwar Hossain" w:date="2026-08-13T13:46:00Z" w16du:dateUtc="2026-08-13T18:46:00Z">
        <w:r w:rsidDel="001805C1">
          <w:rPr>
            <w:b/>
          </w:rPr>
          <w:delText xml:space="preserve">Response: </w:delText>
        </w:r>
        <w:r w:rsidDel="001805C1">
          <w:delText>We agree. We rebuilt the lifecycle table from the original experimental records and corrected all device-count, annotation, and row-level transcription errors. The final lifecycle analysis contains [[N_LIFE]]</w:delText>
        </w:r>
      </w:del>
      <w:ins w:id="123" w:author="Md Rafi Islam" w:date="2026-08-12T17:22:00Z" w16du:dateUtc="2026-08-12T22:22:00Z">
        <w:del w:id="124" w:author="Delwar Hossain" w:date="2026-08-13T13:46:00Z" w16du:dateUtc="2026-08-13T18:46:00Z">
          <w:r w:rsidR="00E72829" w:rsidDel="001805C1">
            <w:delText>26</w:delText>
          </w:r>
        </w:del>
      </w:ins>
      <w:del w:id="125" w:author="Delwar Hossain" w:date="2026-08-13T13:46:00Z" w16du:dateUtc="2026-08-13T18:46:00Z">
        <w:r w:rsidDel="001805C1">
          <w:delText xml:space="preserve"> devices; [[N_SELECTED]]</w:delText>
        </w:r>
      </w:del>
      <w:ins w:id="126" w:author="Md Rafi Islam" w:date="2026-08-12T17:22:00Z" w16du:dateUtc="2026-08-12T22:22:00Z">
        <w:del w:id="127" w:author="Delwar Hossain" w:date="2026-08-13T13:46:00Z" w16du:dateUtc="2026-08-13T18:46:00Z">
          <w:r w:rsidR="00E72829" w:rsidDel="001805C1">
            <w:delText>30</w:delText>
          </w:r>
        </w:del>
      </w:ins>
      <w:del w:id="128" w:author="Delwar Hossain" w:date="2026-08-13T13:46:00Z" w16du:dateUtc="2026-08-13T18:46:00Z">
        <w:r w:rsidDel="001805C1">
          <w:delText xml:space="preserve"> devices were initially selected and [[N_EXCLUDED]]</w:delText>
        </w:r>
      </w:del>
      <w:ins w:id="129" w:author="Md Rafi Islam" w:date="2026-08-12T17:22:00Z" w16du:dateUtc="2026-08-12T22:22:00Z">
        <w:del w:id="130" w:author="Delwar Hossain" w:date="2026-08-13T13:46:00Z" w16du:dateUtc="2026-08-13T18:46:00Z">
          <w:r w:rsidR="00E72829" w:rsidDel="001805C1">
            <w:delText>4</w:delText>
          </w:r>
        </w:del>
      </w:ins>
      <w:del w:id="131" w:author="Delwar Hossain" w:date="2026-08-13T13:46:00Z" w16du:dateUtc="2026-08-13T18:46:00Z">
        <w:r w:rsidDel="001805C1">
          <w:delText xml:space="preserve"> did not complete the protocol for the reasons now reported. We verified the TP/FP/FN count identities for every device and recomputed all aggregate performance and duration results. The corrected values are now consistent across the Abstract, Methods, Results, Discussion, Conclusion, and Supplementary Table S1.</w:delText>
        </w:r>
      </w:del>
    </w:p>
    <w:p w14:paraId="3288FD16" w14:textId="363ACD9A" w:rsidR="007A47E4" w:rsidDel="001805C1" w:rsidRDefault="008C0DFB">
      <w:pPr>
        <w:rPr>
          <w:del w:id="132" w:author="Delwar Hossain" w:date="2026-08-13T13:46:00Z" w16du:dateUtc="2026-08-13T18:46:00Z"/>
        </w:rPr>
      </w:pPr>
      <w:del w:id="133" w:author="Delwar Hossain" w:date="2026-08-13T13:46:00Z" w16du:dateUtc="2026-08-13T18:46:00Z">
        <w:r w:rsidDel="001805C1">
          <w:rPr>
            <w:b/>
          </w:rPr>
          <w:delText xml:space="preserve">Manuscript changes: </w:delText>
        </w:r>
        <w:r w:rsidDel="001805C1">
          <w:delText xml:space="preserve">Abstract </w:delText>
        </w:r>
      </w:del>
      <w:ins w:id="134" w:author="Md Rafi Islam" w:date="2026-08-12T17:22:00Z" w16du:dateUtc="2026-08-12T22:22:00Z">
        <w:del w:id="135" w:author="Delwar Hossain" w:date="2026-08-13T13:46:00Z" w16du:dateUtc="2026-08-13T18:46:00Z">
          <w:r w:rsidR="00E72829" w:rsidDel="001805C1">
            <w:delText>;</w:delText>
          </w:r>
        </w:del>
      </w:ins>
      <w:ins w:id="136" w:author="Md Rafi Islam" w:date="2026-08-12T17:23:00Z" w16du:dateUtc="2026-08-12T22:23:00Z">
        <w:del w:id="137" w:author="Delwar Hossain" w:date="2026-08-13T13:46:00Z" w16du:dateUtc="2026-08-13T18:46:00Z">
          <w:r w:rsidR="00E72829" w:rsidDel="001805C1">
            <w:delText xml:space="preserve"> </w:delText>
          </w:r>
        </w:del>
      </w:ins>
      <w:ins w:id="138" w:author="Md Rafi Islam" w:date="2026-08-12T17:22:00Z" w16du:dateUtc="2026-08-12T22:22:00Z">
        <w:del w:id="139" w:author="Delwar Hossain" w:date="2026-08-13T13:46:00Z" w16du:dateUtc="2026-08-13T18:46:00Z">
          <w:r w:rsidR="00E72829" w:rsidRPr="00E72829" w:rsidDel="001805C1">
            <w:delText>Section II.D; Section II.E; Section III.A; Discussion; Conclusion; Table 3</w:delText>
          </w:r>
        </w:del>
      </w:ins>
      <w:del w:id="140" w:author="Delwar Hossain" w:date="2026-08-13T13:46:00Z" w16du:dateUtc="2026-08-13T18:46:00Z">
        <w:r w:rsidDel="001805C1">
          <w:delText>and all lifecycle-study sections, pp. [[P–P]], lines [[L1–L2]]; Supplementary Table S1.</w:delText>
        </w:r>
      </w:del>
    </w:p>
    <w:p w14:paraId="08EE4B37" w14:textId="77777777" w:rsidR="001805C1" w:rsidRDefault="001805C1" w:rsidP="001805C1">
      <w:pPr>
        <w:pStyle w:val="Heading2"/>
        <w:rPr>
          <w:ins w:id="141" w:author="Delwar Hossain" w:date="2026-08-13T13:46:00Z" w16du:dateUtc="2026-08-13T18:46:00Z"/>
        </w:rPr>
      </w:pPr>
      <w:ins w:id="142" w:author="Delwar Hossain" w:date="2026-08-13T13:46:00Z" w16du:dateUtc="2026-08-13T18:46:00Z">
        <w:r>
          <w:t xml:space="preserve">Comment 3.1 — </w:t>
        </w:r>
        <w:r w:rsidRPr="00866E05">
          <w:t>The manuscript should resolve the apparent inconsistency in the number of devices included in the lifecycle validation. The Methods section states that 28 devices were selected for lifecycle testing and that four devices were excluded, leaving 24 devices for the final analysis. However, the device listing and/or Table 2 appear to indicate a different number of devices. The authors should carefully verify and reconcile the device counts throughout the Abstract, Methods, Results, tables, and statistical analyses. The final analysis population and the reasons for exclusion should be clearly documented.</w:t>
        </w:r>
      </w:ins>
    </w:p>
    <w:p w14:paraId="38C82E49" w14:textId="77777777" w:rsidR="001805C1" w:rsidRDefault="001805C1" w:rsidP="001805C1">
      <w:pPr>
        <w:rPr>
          <w:ins w:id="143" w:author="Delwar Hossain" w:date="2026-08-13T13:46:00Z" w16du:dateUtc="2026-08-13T18:46:00Z"/>
        </w:rPr>
      </w:pPr>
      <w:ins w:id="144" w:author="Delwar Hossain" w:date="2026-08-13T13:46:00Z" w16du:dateUtc="2026-08-13T18:46:00Z">
        <w:r>
          <w:rPr>
            <w:b/>
          </w:rPr>
          <w:t xml:space="preserve">Response: </w:t>
        </w:r>
        <w:r>
          <w:t>We agree. We rebuilt the lifecycle table from the original experimental records and corrected all device-count, annotation, and row-level transcription errors. The final lifecycle analysis contains 26 devices; 30 devices were initially selected and 4 did not complete the protocol for the reasons now reported. We verified the TP/FP/FN count identities for every device and recomputed all aggregate performance and duration results. The corrected values are now consistent across the Abstract, Methods, Results, Discussion, Conclusion, and Supplementary Table S1.</w:t>
        </w:r>
      </w:ins>
    </w:p>
    <w:p w14:paraId="72A46DEC" w14:textId="77777777" w:rsidR="001805C1" w:rsidRDefault="001805C1" w:rsidP="001805C1">
      <w:pPr>
        <w:rPr>
          <w:ins w:id="145" w:author="Delwar Hossain" w:date="2026-08-13T13:46:00Z" w16du:dateUtc="2026-08-13T18:46:00Z"/>
        </w:rPr>
      </w:pPr>
      <w:ins w:id="146" w:author="Delwar Hossain" w:date="2026-08-13T13:46:00Z" w16du:dateUtc="2026-08-13T18:46:00Z">
        <w:r>
          <w:rPr>
            <w:b/>
          </w:rPr>
          <w:t xml:space="preserve">Manuscript changes: </w:t>
        </w:r>
        <w:r>
          <w:t xml:space="preserve">Abstract; </w:t>
        </w:r>
        <w:r w:rsidRPr="00E72829">
          <w:t>Section II.D; Section II.E; Section III.A; Discussion; Conclusion; Table 3</w:t>
        </w:r>
        <w:r>
          <w:t>.</w:t>
        </w:r>
      </w:ins>
    </w:p>
    <w:p w14:paraId="4C61F189" w14:textId="1C3B2AA5" w:rsidR="007A47E4" w:rsidRDefault="008C0DFB">
      <w:pPr>
        <w:pStyle w:val="Heading2"/>
      </w:pPr>
      <w:r>
        <w:lastRenderedPageBreak/>
        <w:t xml:space="preserve">Comment 3.2 — </w:t>
      </w:r>
      <w:r w:rsidR="00DD3FE2" w:rsidRPr="00DD3FE2">
        <w:t>The manuscript should more clearly distinguish atomizer activation detection from behavioral puff detection. FRIENDS primarily detects electromagnetic signatures associated with atomizer activation, whereas the human-validation ground truth is based on video-coded mouthpiece-to-lip contact. These events are related but are not necessarily identical. The authors should clearly define the measurement target and consistently distinguish among behavioral puff, mouthpiece contact, atomizer activation, and electromagnetic detection. The current wording should not imply that the system directly measures inhaled aerosol flow or nicotine delivery unless this has been independently validated.</w:t>
      </w:r>
    </w:p>
    <w:p w14:paraId="647BE59E" w14:textId="77777777" w:rsidR="007A47E4" w:rsidRDefault="008C0DFB">
      <w:r>
        <w:rPr>
          <w:b/>
        </w:rPr>
        <w:t xml:space="preserve">Response: </w:t>
      </w:r>
      <w:r>
        <w:t>We agree. The revised terminology distinguishes: (1) a video-coded mouthpiece-to-lip contact event; (2) an atomizer-activation event measured by FRIENDS; and (3) inhalation or delivered dose, which FRIENDS does not directly measure. For consistency with the behavioral literature, the manuscript may refer to a detected activation as a puff only after explicitly defining that operational usage.</w:t>
      </w:r>
      <w:r>
        <w:br/>
      </w:r>
      <w:r>
        <w:br/>
        <w:t>We removed the statement that activation duration directly determines aerosol production or nicotine delivery. The revised text states that activation duration is one determinant or correlate of aerosol generation, together with coil power, flow, puff volume, e-liquid properties, and device control behavior, and that FRIENDS does not directly measure inhaled aerosol mass or nicotine dose.</w:t>
      </w:r>
    </w:p>
    <w:p w14:paraId="0024B7DE" w14:textId="5D15EEE7" w:rsidR="007A47E4" w:rsidRDefault="008C0DFB">
      <w:r>
        <w:rPr>
          <w:b/>
        </w:rPr>
        <w:t xml:space="preserve">Manuscript changes: </w:t>
      </w:r>
      <w:del w:id="147" w:author="Md Rafi Islam" w:date="2026-08-12T17:23:00Z" w16du:dateUtc="2026-08-12T22:23:00Z">
        <w:r w:rsidDel="00E72829">
          <w:delText xml:space="preserve">Principle </w:delText>
        </w:r>
      </w:del>
      <w:ins w:id="148" w:author="Md Rafi Islam" w:date="2026-08-12T17:23:00Z" w16du:dateUtc="2026-08-12T22:23:00Z">
        <w:r w:rsidR="00E72829" w:rsidRPr="00E72829">
          <w:t>Section II.A, Principle of Operation; Section II.G, Laboratory Validation; Section III.C; Discussion; Discussion: Limitations (sixth limitation); Conclusion</w:t>
        </w:r>
        <w:r w:rsidR="00E72829">
          <w:t>.</w:t>
        </w:r>
        <w:r w:rsidR="00E72829" w:rsidRPr="00E72829" w:rsidDel="00E72829">
          <w:t xml:space="preserve"> </w:t>
        </w:r>
      </w:ins>
      <w:del w:id="149" w:author="Md Rafi Islam" w:date="2026-08-12T17:23:00Z" w16du:dateUtc="2026-08-12T22:23:00Z">
        <w:r w:rsidDel="00E72829">
          <w:delText>of Operation, Human Validation, Discussion, and Conclusion, pp. [[P–P]], lines [[L1–L2]].</w:delText>
        </w:r>
      </w:del>
    </w:p>
    <w:p w14:paraId="1BAE6E7B" w14:textId="182A508D" w:rsidR="007A47E4" w:rsidRDefault="008C0DFB">
      <w:pPr>
        <w:pStyle w:val="Heading2"/>
      </w:pPr>
      <w:r>
        <w:t xml:space="preserve">Comment 3.3 — </w:t>
      </w:r>
      <w:r w:rsidR="00DD3FE2" w:rsidRPr="00DD3FE2">
        <w:t>The statistical analysis and confidence-interval methodology require additional clarification. The human-validation data have a hierarchical structure, with multiple puff events nested within participants. The authors should clearly state whether precision, recall, F1 score, and confidence intervals are calculated from pooled puff-level data or from participant-level statistics. If resampling methods such as bootstrapping are used, the resampling unit should be specified. The relationship between the reported aggregate TP, FP, and FN counts and the reported mean performance values should also be made explicit.</w:t>
      </w:r>
    </w:p>
    <w:p w14:paraId="0DD12C52" w14:textId="7FA3C026" w:rsidR="007A47E4" w:rsidRDefault="008C0DFB">
      <w:r>
        <w:rPr>
          <w:b/>
        </w:rPr>
        <w:t xml:space="preserve">Response: </w:t>
      </w:r>
      <w:r>
        <w:t xml:space="preserve">We agree. </w:t>
      </w:r>
      <w:del w:id="150" w:author="Delwar Hossain" w:date="2026-08-13T17:25:00Z" w16du:dateUtc="2026-08-13T22:25:00Z">
        <w:r w:rsidDel="00150C5C">
          <w:delText>The human-study records were reconciled to [[N_VIDEO]] video-coded reference events, [[N_TP]] true positives, [[N_FN]] false negatives, and [[N_FP]] false positives. The manuscript now reports pooled precision/recall/F1 of [[MICRO_P]]%/[[MICRO_R]]%/[[MICRO_F1]]% and participant-level mean precision/recall/F1 of [[MACRO_P]]%/[[MACRO_R]]%/[[MACRO_F1]]%, with 95% participant-bootstrap confidence intervals [[INSERT CIs]]. These values are labeled separately because pooled and participant-level estimators answer different questions.</w:delText>
        </w:r>
      </w:del>
      <w:ins w:id="151" w:author="Delwar Hossain" w:date="2026-08-13T17:25:00Z" w16du:dateUtc="2026-08-13T22:25:00Z">
        <w:r w:rsidR="00150C5C">
          <w:t xml:space="preserve">- </w:t>
        </w:r>
      </w:ins>
      <w:ins w:id="152" w:author="Delwar Hossain" w:date="2026-08-13T17:28:00Z">
        <w:r w:rsidR="00150C5C" w:rsidRPr="00150C5C">
          <w:t>The human-study records were reconciled to 866 video-coded reference events, 799 true positives, 67 false negatives, and 73 false positives. The manuscript reports two complementary performance estimators: a pooled (micro-averaged) precision, recall, and F1 (mean ± 95% CI, cluster-robust ratio-of-totals with participant as the sampling unit) of 91.6% ± 7.2%, 92.3% ± 7.8%, and 91.9% ± 5.8%, respectively; and a participant-level (macro-averaged) mean precision, recall, and F1 of 93.4%, 92.4%, and 92.0%, with 95% bootstrap confidence intervals (10,000 resamples of the 22 participants) of [87.0%, 97.6%], [85.5%, 97.9%], and [85.8%, 96.9%]. These values are labeled separately because pooled and participant-level estimators answer different questions, and each uses a CI method appropriate to its own targe</w:t>
        </w:r>
      </w:ins>
      <w:ins w:id="153" w:author="Delwar Hossain" w:date="2026-08-13T17:28:00Z" w16du:dateUtc="2026-08-13T22:28:00Z">
        <w:r w:rsidR="00150C5C">
          <w:t>t</w:t>
        </w:r>
      </w:ins>
      <w:ins w:id="154" w:author="Delwar Hossain" w:date="2026-08-13T17:27:00Z" w16du:dateUtc="2026-08-13T22:27:00Z">
        <w:r w:rsidR="00150C5C">
          <w:t>.</w:t>
        </w:r>
      </w:ins>
      <w:r>
        <w:br/>
      </w:r>
      <w:r>
        <w:br/>
        <w:t>For lifecycle testing, pooled TP/FP/FN estimates are accompanied by device-cluster-bootstrap intervals. For the two-model daily-carry study, results are reported per model across five days with descriptive day-to-day variability rather than inferential intervals across models. The Statistical Analysis subsection gives all formulas, resampling units, number of replicates, and rules for undefined participant-level metrics.</w:t>
      </w:r>
    </w:p>
    <w:p w14:paraId="2C9DFA2A" w14:textId="77777777" w:rsidR="007A47E4" w:rsidRDefault="008C0DFB">
      <w:r>
        <w:rPr>
          <w:b/>
        </w:rPr>
        <w:t xml:space="preserve">Manuscript changes: </w:t>
      </w:r>
      <w:r>
        <w:t>Methods: Statistical Analysis; corrected human Results; Tables [[T]], pp. [[P–P]], lines [[L1–L2]].</w:t>
      </w:r>
    </w:p>
    <w:p w14:paraId="4392F5D3" w14:textId="41B60CED" w:rsidR="007A47E4" w:rsidRDefault="008C0DFB">
      <w:pPr>
        <w:pStyle w:val="Heading2"/>
      </w:pPr>
      <w:r>
        <w:lastRenderedPageBreak/>
        <w:t xml:space="preserve">Comment 3.4 — </w:t>
      </w:r>
      <w:r w:rsidR="00DD3FE2" w:rsidRPr="00DD3FE2">
        <w:t>The claimed cross-device generalizability should be discussed more carefully. Although the screening study demonstrates broad detectability across many ENDS devices, the current system still appears to require device-specific adaptation in some cases, including sensitivity-zone mapping and thermistor installation. The authors should clarify the extent to which a new ENDS device requires calibration or repositioning of the FRIENDS sensor, discuss sensitivity to sensor position and orientation, and characterize the limitations associated with devices that could not be detected. The distinction between a broadly adaptable platform and a fully device-independent system should be made clearer.</w:t>
      </w:r>
    </w:p>
    <w:p w14:paraId="77ED6DF3" w14:textId="6A70A30C" w:rsidR="007A47E4" w:rsidRDefault="008C0DFB">
      <w:r>
        <w:rPr>
          <w:b/>
        </w:rPr>
        <w:t xml:space="preserve">Response: </w:t>
      </w:r>
      <w:r>
        <w:t>We agree. We now characterize FRIENDS as a broadly adaptable platform that requires model-specific compatibility assessment and placement, rather than as a device-independent monitor. Each new model is checked against the compatibility library or mapped with the 8-mm grid to identify a sensitivity zone; the monitor is attached at the documented position and orientation; and a 10-puff confirmation test is performed. Selected on/off devices additionally require thermistor-assisted sensing.</w:t>
      </w:r>
      <w:r>
        <w:br/>
      </w:r>
      <w:r>
        <w:br/>
      </w:r>
      <w:ins w:id="155" w:author="Md Rafi Islam" w:date="2026-08-12T17:27:00Z" w16du:dateUtc="2026-08-12T22:27:00Z">
        <w:r w:rsidR="00E72829" w:rsidRPr="00E72829">
          <w:t>The grid records identify model-specific sensitivity zones but were not collected with a calibrated displacement fixture, so they do not support a numerical displacement or orientation tolerance. The revised manuscript therefore states qualitatively that reliable detection was confined to the model-specific zones identified by the grid procedure and that absolute tolerance to displacement and orientation change was not quantified. The 13 non-detectable screened devices and the 4 lifecycle devices that lost reliable detection before completing the protocol are both cited in the generalizability limitations, which state that compatibility cannot be assumed for an arbitrary ENDS model</w:t>
        </w:r>
      </w:ins>
      <w:del w:id="156" w:author="Md Rafi Islam" w:date="2026-08-12T17:27:00Z" w16du:dateUtc="2026-08-12T22:27:00Z">
        <w:r w:rsidDel="00E72829">
          <w:delText>The revised manuscript reports [[INSERT POSITION-SENSITIVITY RESULT FROM EXISTING GRID RECORDS, IF QUANTIFIABLE]]. If the existing records do not support a numerical tolerance, we state qualitatively that reliable detection was confined to model-specific zones and that absolute displacement/orientation tolerance was not quantified. The [[N_NONDETECTABLE]] non-detectable screened devices and [[N_FRIENDS_LOSS]] lifecycle devices that lost signal while otherwise functional are included in the generalizability limitations</w:delText>
        </w:r>
      </w:del>
      <w:r>
        <w:t>.</w:t>
      </w:r>
    </w:p>
    <w:p w14:paraId="6A9FFC5C" w14:textId="3AF139FB" w:rsidR="007A47E4" w:rsidRDefault="008C0DFB">
      <w:r>
        <w:rPr>
          <w:b/>
        </w:rPr>
        <w:t xml:space="preserve">Manuscript changes: </w:t>
      </w:r>
      <w:del w:id="157" w:author="Md Rafi Islam" w:date="2026-08-12T17:28:00Z" w16du:dateUtc="2026-08-12T22:28:00Z">
        <w:r w:rsidDel="00E72829">
          <w:delText>M</w:delText>
        </w:r>
      </w:del>
      <w:ins w:id="158" w:author="Md Rafi Islam" w:date="2026-08-12T17:28:00Z" w16du:dateUtc="2026-08-12T22:28:00Z">
        <w:r w:rsidR="00E72829" w:rsidRPr="00E72829">
          <w:t>Section II.D, Vape Library and deployment workflow; Discussion: Limitations (third limitation)</w:t>
        </w:r>
        <w:r w:rsidR="00E72829" w:rsidRPr="00E72829" w:rsidDel="00E72829">
          <w:t xml:space="preserve"> </w:t>
        </w:r>
      </w:ins>
      <w:del w:id="159" w:author="Md Rafi Islam" w:date="2026-08-12T17:28:00Z" w16du:dateUtc="2026-08-12T22:28:00Z">
        <w:r w:rsidDel="00E72829">
          <w:delText>ethods: Vape Library and Deployment Workflow; Discussion: Generalizability, pp. [[P–P]], lines [[L1–L2]].</w:delText>
        </w:r>
      </w:del>
    </w:p>
    <w:p w14:paraId="16A143A5" w14:textId="6E73FCEF" w:rsidR="007A47E4" w:rsidRDefault="008C0DFB">
      <w:pPr>
        <w:pStyle w:val="Heading2"/>
      </w:pPr>
      <w:r>
        <w:t xml:space="preserve">Comment 3.5 — </w:t>
      </w:r>
      <w:r w:rsidR="00DD3FE2" w:rsidRPr="00DD3FE2">
        <w:t>The hybrid bench/free-living experiment should be more precisely characterized. This experiment is valuable for evaluating environmental interference, body movement, device orientation, and extended daily carrying. However, the puffing events were generated by a controlled puffing machine rather than by natural human vaping behavior. Therefore, the experiment primarily evaluates environmental robustness under realistic carrying conditions rather than fully natural free-living puff detection. The authors should clarify the scope of this validation and avoid overgeneralizing its results to natural human vaping behavior.</w:t>
      </w:r>
    </w:p>
    <w:p w14:paraId="43ACCBD6" w14:textId="5A17A016" w:rsidR="007A47E4" w:rsidRDefault="008C0DFB">
      <w:r>
        <w:rPr>
          <w:b/>
        </w:rPr>
        <w:t xml:space="preserve">Response: </w:t>
      </w:r>
      <w:r>
        <w:t xml:space="preserve">We agree. </w:t>
      </w:r>
      <w:ins w:id="160" w:author="Md Rafi Islam" w:date="2026-08-12T17:29:00Z" w16du:dateUtc="2026-08-12T22:29:00Z">
        <w:r w:rsidR="00E72829" w:rsidRPr="00E72829">
          <w:t>The experiment is now titled "Hybrid Bench/Daily-Carry Robustness Testing," and the text describes it as a five-day hybrid bench/daily-carry environmental robustness study</w:t>
        </w:r>
        <w:r w:rsidR="00E72829">
          <w:t>.</w:t>
        </w:r>
      </w:ins>
      <w:del w:id="161" w:author="Md Rafi Islam" w:date="2026-08-12T17:29:00Z" w16du:dateUtc="2026-08-12T22:29:00Z">
        <w:r w:rsidDel="00E72829">
          <w:delText>The experiment is now titled “Hybrid Bench/Daily-Carry Environmental-Robustness Testing.”</w:delText>
        </w:r>
      </w:del>
      <w:r>
        <w:t xml:space="preserve"> The reference puffs were generated by VM-FRIENDS, while the instrumented ENDS were carried during routine daily activity. The experiment therefore evaluates environmental interference and daily-carry robustness, not natural human vaping behavior. Human performance was evaluated separately in the 2-h laboratory ad libitum study, and unsupervised free-living human validation remains future work.</w:t>
      </w:r>
    </w:p>
    <w:p w14:paraId="5714A1BD" w14:textId="22B9CC0C" w:rsidR="007A47E4" w:rsidRDefault="008C0DFB">
      <w:r>
        <w:rPr>
          <w:b/>
        </w:rPr>
        <w:t xml:space="preserve">Manuscript changes: </w:t>
      </w:r>
      <w:del w:id="162" w:author="Md Rafi Islam" w:date="2026-08-12T17:29:00Z" w16du:dateUtc="2026-08-12T22:29:00Z">
        <w:r w:rsidDel="00E72829">
          <w:delText>M</w:delText>
        </w:r>
      </w:del>
      <w:ins w:id="163" w:author="Md Rafi Islam" w:date="2026-08-12T17:29:00Z" w16du:dateUtc="2026-08-12T22:29:00Z">
        <w:r w:rsidR="00E72829" w:rsidRPr="00E72829">
          <w:t>Section II.F subsection title and description; Section III.B; Abstract; Discussion; Discussion: Limitations (second limitation); Conclusion</w:t>
        </w:r>
      </w:ins>
      <w:del w:id="164" w:author="Md Rafi Islam" w:date="2026-08-12T17:29:00Z" w16du:dateUtc="2026-08-12T22:29:00Z">
        <w:r w:rsidDel="00E72829">
          <w:delText>ethods subsection title and description; Abstract, Discussion, and Conclusion, pp. [[P–P]], lines [[L1–L2]]</w:delText>
        </w:r>
      </w:del>
      <w:r>
        <w:t>.</w:t>
      </w:r>
    </w:p>
    <w:p w14:paraId="6FD13477" w14:textId="77777777" w:rsidR="00DD3FE2" w:rsidRPr="00DD3FE2" w:rsidRDefault="008C0DFB" w:rsidP="00DD3FE2">
      <w:pPr>
        <w:pStyle w:val="Heading2"/>
      </w:pPr>
      <w:r>
        <w:lastRenderedPageBreak/>
        <w:t xml:space="preserve">Minor Comment 3.1 — </w:t>
      </w:r>
      <w:r w:rsidR="00DD3FE2" w:rsidRPr="00DD3FE2">
        <w:t>Please use terminology consistently when referring to "puff," "atomizer activation," and "vaping event."</w:t>
      </w:r>
    </w:p>
    <w:p w14:paraId="50B4ADC3" w14:textId="77777777" w:rsidR="007A47E4" w:rsidRDefault="008C0DFB">
      <w:r>
        <w:rPr>
          <w:b/>
        </w:rPr>
        <w:t xml:space="preserve">Response: </w:t>
      </w:r>
      <w:r>
        <w:t>Corrected. The revised manuscript uses “atomizer-activation event” for the signal measured by FRIENDS, “video-coded mouthpiece-contact event” for the human reference annotation, and “puff” only where the operational definition has been stated or where discussing the behavioral literature. Ambiguous uses of “vaping event” were removed or defined.</w:t>
      </w:r>
    </w:p>
    <w:p w14:paraId="3E7B0096" w14:textId="77777777" w:rsidR="007A47E4" w:rsidRDefault="008C0DFB">
      <w:r>
        <w:rPr>
          <w:b/>
        </w:rPr>
        <w:t xml:space="preserve">Manuscript changes: </w:t>
      </w:r>
      <w:r>
        <w:t>Terminology revised throughout.</w:t>
      </w:r>
    </w:p>
    <w:p w14:paraId="0FD23FCE" w14:textId="5A8B4545" w:rsidR="007A47E4" w:rsidRDefault="008C0DFB">
      <w:pPr>
        <w:pStyle w:val="Heading2"/>
      </w:pPr>
      <w:r>
        <w:t xml:space="preserve">Minor Comment 3.2 — </w:t>
      </w:r>
      <w:r w:rsidR="00DD3FE2" w:rsidRPr="00DD3FE2">
        <w:t>Please explicitly describe how all 95% confidence intervals were calculated.</w:t>
      </w:r>
    </w:p>
    <w:p w14:paraId="0FE675FD" w14:textId="2D09C1F5" w:rsidR="007A47E4" w:rsidRDefault="008C0DFB">
      <w:r>
        <w:rPr>
          <w:b/>
        </w:rPr>
        <w:t xml:space="preserve">Response: </w:t>
      </w:r>
      <w:r>
        <w:t xml:space="preserve">Corrected. </w:t>
      </w:r>
      <w:ins w:id="165" w:author="Md Rafi Islam" w:date="2026-08-12T17:31:00Z" w16du:dateUtc="2026-08-12T22:31:00Z">
        <w:r w:rsidR="00E03E0D" w:rsidRPr="00D106A9">
          <w:t>Section II.H now specifies the estimator, clustering unit, and interval construction for each reported confidence interval. Human participant-level intervals use resampling of participants; daily-carry results are summarized across days because only two ENDS models were evaluated, so no interval implying inference across models is reported. The per-device intervals in Table 3 are computed with the puff as the unit of analysis and the puffing session as the sampling cluster: each metric is expressed as a ratio of totals R = Σⱼuⱼ / Σⱼxⱼ over the n sessions of that device, with variance v(R) = n·Σⱼ(uⱼ − R·xⱼ)² / [(n − 1)(Σⱼxⱼ)²] and interval R ± t₀.₉₇₅,ₙ₋₁·√v(R). This weights each session by the number of puffs it contributes and imposes no independence assumption on puffs within a session. Devices tested in a single session admit no between-cluster variance estimate and are reported without an interval, as noted in the Table 3 footnotes</w:t>
        </w:r>
      </w:ins>
      <w:del w:id="166" w:author="Md Rafi Islam" w:date="2026-08-12T17:31:00Z" w16du:dateUtc="2026-08-12T22:31:00Z">
        <w:r w:rsidDel="00E03E0D">
          <w:delText>The Statistical Analysis subsection specifies the estimator, clustering unit, resampling procedure, number of bootstrap replicates, and interval construction for each reported confidence interval. Lifecycle intervals use device-cluster resampling; human participant-level intervals use participant resampling; daily-carry results are descriptive by device and day because only two device models were evaluated. Within-device session-level intervals in Supplementary Table S1 are calculated using [[INSERT METHOD]]</w:delText>
        </w:r>
      </w:del>
      <w:r>
        <w:t>.</w:t>
      </w:r>
    </w:p>
    <w:p w14:paraId="17492E93" w14:textId="555F13F5" w:rsidR="007A47E4" w:rsidRDefault="008C0DFB">
      <w:r>
        <w:rPr>
          <w:b/>
        </w:rPr>
        <w:t xml:space="preserve">Manuscript changes: </w:t>
      </w:r>
      <w:ins w:id="167" w:author="Md Rafi Islam" w:date="2026-08-12T17:30:00Z" w16du:dateUtc="2026-08-12T22:30:00Z">
        <w:r w:rsidR="00E03E0D" w:rsidRPr="00E03E0D">
          <w:rPr>
            <w:bCs/>
            <w:rPrChange w:id="168" w:author="Md Rafi Islam" w:date="2026-08-12T17:30:00Z" w16du:dateUtc="2026-08-12T22:30:00Z">
              <w:rPr>
                <w:b/>
              </w:rPr>
            </w:rPrChange>
          </w:rPr>
          <w:t>Section II.H, Statistical Analysis; Table 3 caption and footnotes</w:t>
        </w:r>
      </w:ins>
      <w:del w:id="169" w:author="Md Rafi Islam" w:date="2026-08-12T17:30:00Z" w16du:dateUtc="2026-08-12T22:30:00Z">
        <w:r w:rsidDel="00E03E0D">
          <w:delText>Methods: Statistical Analysis, pp. [[P–P]], lines [[L1–L2]]; table footnotes</w:delText>
        </w:r>
      </w:del>
      <w:r>
        <w:t>.</w:t>
      </w:r>
    </w:p>
    <w:p w14:paraId="6D8C71B3" w14:textId="5FAC61AF" w:rsidR="007A47E4" w:rsidRDefault="008C0DFB">
      <w:pPr>
        <w:pStyle w:val="Heading2"/>
      </w:pPr>
      <w:r>
        <w:t xml:space="preserve">Minor Comment 3.3 — </w:t>
      </w:r>
      <w:r w:rsidR="00084A24" w:rsidRPr="00084A24">
        <w:t>Please carefully check the consistency of device numbers across the Abstract, Methods, Results, and tables.</w:t>
      </w:r>
    </w:p>
    <w:p w14:paraId="3FF2D7FD" w14:textId="4450B8AC" w:rsidR="007A47E4" w:rsidRDefault="008C0DFB">
      <w:r>
        <w:rPr>
          <w:b/>
        </w:rPr>
        <w:t xml:space="preserve">Response: </w:t>
      </w:r>
      <w:r>
        <w:t xml:space="preserve">Corrected. </w:t>
      </w:r>
      <w:ins w:id="170" w:author="Md Rafi Islam" w:date="2026-08-12T17:32:00Z" w16du:dateUtc="2026-08-12T22:32:00Z">
        <w:r w:rsidR="00E03E0D" w:rsidRPr="00E03E0D">
          <w:t>After reconstruction from the source records, the analyzed count is consistently reported as 26 devices, of which 17 required thermistor-assisted detection and 9 were detected with the inductive pickup alone. The counts referring to distinct stages of evaluation are now defined and used consistently: 90+ ENDS screened for initial detectability, of which 79 were detectable and 13 were not; 30 detectable devices selected for lifecycle testing; 4 excluded for loss of detectability before protocol completion; and 26 devices in the final lifecycle analysis</w:t>
        </w:r>
      </w:ins>
      <w:del w:id="171" w:author="Md Rafi Islam" w:date="2026-08-12T17:32:00Z" w16du:dateUtc="2026-08-12T22:32:00Z">
        <w:r w:rsidDel="00E03E0D">
          <w:delText>After reconstruction from the source records, the analyzed count is consistently reported as [[N_LIFE]], with [[N_THERM_LIFE]] thermistor-assisted and [[N_IND_LIFE]] inductive-only devices. The selected, excluded, screened, and detectable counts are also defined consistently and refer to distinct stages of evaluation</w:delText>
        </w:r>
      </w:del>
      <w:r>
        <w:t>.</w:t>
      </w:r>
    </w:p>
    <w:p w14:paraId="6254D768" w14:textId="77777777" w:rsidR="007A47E4" w:rsidRDefault="008C0DFB">
      <w:r>
        <w:rPr>
          <w:b/>
        </w:rPr>
        <w:t xml:space="preserve">Manuscript changes: </w:t>
      </w:r>
      <w:r>
        <w:t>Abstract, Methods, Results, Discussion, Conclusion, and tables.</w:t>
      </w:r>
    </w:p>
    <w:p w14:paraId="6BD88A18" w14:textId="0E0FE090" w:rsidR="007A47E4" w:rsidRDefault="008C0DFB">
      <w:pPr>
        <w:pStyle w:val="Heading2"/>
      </w:pPr>
      <w:r>
        <w:t xml:space="preserve">Minor Comment 3.4 — </w:t>
      </w:r>
      <w:r w:rsidR="00AB25F7" w:rsidRPr="00AB25F7">
        <w:t>The description of the electromagnetic sensing channel and analog front-end would benefit from additional quantitative information, such as relevant gain, filtering characteristics, and detection limitations.</w:t>
      </w:r>
    </w:p>
    <w:p w14:paraId="6D36A856" w14:textId="77777777" w:rsidR="007A47E4" w:rsidRDefault="008C0DFB">
      <w:r>
        <w:rPr>
          <w:b/>
        </w:rPr>
        <w:t xml:space="preserve">Response: </w:t>
      </w:r>
      <w:r>
        <w:t>We agree and added the quantitative characteristics that can be supported without a new calibrated bench experiment. From the implemented component values, the nominal lower and upper response corners are [[F_LOW]] Hz and [[F_HIGH]] Hz, the nominal first- and second-stage gains in the relevant frequency range are [[GAIN1]] and [[GAIN2]], and the overall front end is intentionally driven toward saturation to produce a digital-level transition. Existing placement tests indicate an effective working distance of approximately [[WORKING_RANGE]] under model-specific coupling conditions, and the grid-mapping procedure is now described as the practical sensitivity characterization.</w:t>
      </w:r>
      <w:r>
        <w:br/>
      </w:r>
      <w:r>
        <w:br/>
        <w:t>Because the original study did not use a calibrated magnetic-field or current source, an absolute minimum detectable field/current cannot be reconstructed retrospectively. We state this explicitly as a limitation rather than reporting an unsupported detection limit.</w:t>
      </w:r>
    </w:p>
    <w:p w14:paraId="64E4E18D" w14:textId="77777777" w:rsidR="007A47E4" w:rsidRDefault="008C0DFB">
      <w:r>
        <w:rPr>
          <w:b/>
        </w:rPr>
        <w:lastRenderedPageBreak/>
        <w:t xml:space="preserve">Manuscript changes: </w:t>
      </w:r>
      <w:r>
        <w:t>Methods: Principle of Operation/Hardware, p. [[P]], lines [[L1–L2]]; Discussion: Limitations, p. [[P]], lines [[L1–L2]].</w:t>
      </w:r>
    </w:p>
    <w:p w14:paraId="2D51B366" w14:textId="77777777" w:rsidR="00681915" w:rsidRDefault="008C0DFB" w:rsidP="00681915">
      <w:pPr>
        <w:pStyle w:val="Heading2"/>
      </w:pPr>
      <w:r>
        <w:t xml:space="preserve">Minor Comment 3.5 — </w:t>
      </w:r>
      <w:r w:rsidR="00681915" w:rsidRPr="00681915">
        <w:t>The term "non-invasive" should be used carefully for configurations requiring physical modification of an ENDS device for thermistor installation. The manuscript should also discuss whether attaching FRIENDS may alter natural user behavior because of the added device burden.</w:t>
      </w:r>
    </w:p>
    <w:p w14:paraId="1726D9B0" w14:textId="1E7C9AF7" w:rsidR="007A47E4" w:rsidRDefault="008C0DFB" w:rsidP="00681915">
      <w:pPr>
        <w:pStyle w:val="Heading2"/>
      </w:pPr>
      <w:r>
        <w:rPr>
          <w:b w:val="0"/>
        </w:rPr>
        <w:t xml:space="preserve">Response: </w:t>
      </w:r>
      <w:r>
        <w:t>We agree. We removed the general non-invasive claim and distinguish non-contact inductive sensing from thermistor-assisted sensing that requires mouthpiece modification. We also note that the attached FRIENDS enclosure and thermistor may alter handling, draw resistance, or behavior. Reactivity and airflow effects were not measured in this study and are now identified as limitations requiring dedicated evaluation in future free-living work.</w:t>
      </w:r>
    </w:p>
    <w:p w14:paraId="4879F3F4" w14:textId="29C2FC3A" w:rsidR="007A47E4" w:rsidRDefault="008C0DFB">
      <w:r>
        <w:rPr>
          <w:b/>
        </w:rPr>
        <w:t xml:space="preserve">Manuscript changes: </w:t>
      </w:r>
      <w:r>
        <w:t xml:space="preserve">Abstract, </w:t>
      </w:r>
      <w:ins w:id="172" w:author="Md Rafi Islam" w:date="2026-08-12T17:33:00Z" w16du:dateUtc="2026-08-12T22:33:00Z">
        <w:r w:rsidR="00E03E0D" w:rsidRPr="00E03E0D">
          <w:t>Section I, Contributions; Discussion: Limitations (first limitation); Future Work</w:t>
        </w:r>
      </w:ins>
      <w:del w:id="173" w:author="Md Rafi Islam" w:date="2026-08-12T17:33:00Z" w16du:dateUtc="2026-08-12T22:33:00Z">
        <w:r w:rsidDel="00E03E0D">
          <w:delText>Contributions, and Discussion: Limitations, pp. [[P–P]], lines [[L1–L2]]</w:delText>
        </w:r>
      </w:del>
      <w:r>
        <w:t>.</w:t>
      </w:r>
    </w:p>
    <w:p w14:paraId="52534AC9" w14:textId="77777777" w:rsidR="00681915" w:rsidRPr="00681915" w:rsidRDefault="00681915" w:rsidP="00681915">
      <w:r w:rsidRPr="00681915">
        <w:t>Overall, this manuscript presents a promising and potentially valuable instrumentation platform. The sensing concept, engineering implementation, and multi-stage validation are significant strengths. However, substantial clarification and revision are required regarding experimental consistency, the precise measurement target, statistical methodology, and the generalizability of the proposed system. If these issues are adequately addressed, the manuscript could make a valuable contribution to the field.</w:t>
      </w:r>
    </w:p>
    <w:p w14:paraId="6068D8C2" w14:textId="77777777" w:rsidR="00681915" w:rsidRPr="00681915" w:rsidRDefault="00681915" w:rsidP="00681915">
      <w:r w:rsidRPr="00681915">
        <w:t>Recommendation: Major Revision.</w:t>
      </w:r>
    </w:p>
    <w:p w14:paraId="0990A844" w14:textId="77777777" w:rsidR="007A47E4" w:rsidRDefault="008C0DFB">
      <w:pPr>
        <w:pStyle w:val="Heading1"/>
      </w:pPr>
      <w:r>
        <w:t>Closing statement</w:t>
      </w:r>
    </w:p>
    <w:p w14:paraId="0D93FD44" w14:textId="77777777" w:rsidR="007A47E4" w:rsidRDefault="008C0DFB">
      <w:r>
        <w:t>We thank the reviewers again for identifying issues that materially improved the accuracy and scope of the manuscript. The revised paper now provides internally reconciled results, explicitly defined estimands and uncertainty methods, more precise characterization of the validated use conditions, and a clearer distinction between atomizer activation, human puff behavior, and delivered aerosol or nicotine dose.</w:t>
      </w:r>
    </w:p>
    <w:sectPr w:rsidR="007A47E4" w:rsidSect="00034616">
      <w:footerReference w:type="default" r:id="rId12"/>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Md Rafi Islam" w:date="2026-08-13T01:38:00Z" w:initials="MI">
    <w:p w14:paraId="725F08E7" w14:textId="77777777" w:rsidR="00D106A9" w:rsidRDefault="00D106A9" w:rsidP="00D106A9">
      <w:pPr>
        <w:pStyle w:val="CommentText"/>
      </w:pPr>
      <w:r>
        <w:rPr>
          <w:rStyle w:val="CommentReference"/>
        </w:rPr>
        <w:annotationRef/>
      </w:r>
      <w:r>
        <w:t>Could not be resolved from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5F08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567702" w16cex:dateUtc="2026-08-13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5F08E7" w16cid:durableId="7B5677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24646" w14:textId="77777777" w:rsidR="00256EA1" w:rsidRDefault="00256EA1">
      <w:pPr>
        <w:spacing w:after="0" w:line="240" w:lineRule="auto"/>
      </w:pPr>
      <w:r>
        <w:separator/>
      </w:r>
    </w:p>
  </w:endnote>
  <w:endnote w:type="continuationSeparator" w:id="0">
    <w:p w14:paraId="4B0B4AB2" w14:textId="77777777" w:rsidR="00256EA1" w:rsidRDefault="00256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B52D" w14:textId="77777777" w:rsidR="007A47E4" w:rsidRDefault="008C0DFB">
    <w:pPr>
      <w:pStyle w:val="Footer"/>
      <w:jc w:val="center"/>
    </w:pPr>
    <w:r>
      <w:t xml:space="preserve">Page </w:t>
    </w:r>
    <w:r>
      <w:fldChar w:fldCharType="begin"/>
    </w:r>
    <w:r>
      <w:instrText>PAGE</w:instrText>
    </w:r>
    <w:r>
      <w:fldChar w:fldCharType="separate"/>
    </w:r>
    <w:r w:rsidR="009D47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4C41" w14:textId="77777777" w:rsidR="00256EA1" w:rsidRDefault="00256EA1">
      <w:pPr>
        <w:spacing w:after="0" w:line="240" w:lineRule="auto"/>
      </w:pPr>
      <w:r>
        <w:separator/>
      </w:r>
    </w:p>
  </w:footnote>
  <w:footnote w:type="continuationSeparator" w:id="0">
    <w:p w14:paraId="002F4C00" w14:textId="77777777" w:rsidR="00256EA1" w:rsidRDefault="00256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591325">
    <w:abstractNumId w:val="8"/>
  </w:num>
  <w:num w:numId="2" w16cid:durableId="1292859962">
    <w:abstractNumId w:val="6"/>
  </w:num>
  <w:num w:numId="3" w16cid:durableId="530654766">
    <w:abstractNumId w:val="5"/>
  </w:num>
  <w:num w:numId="4" w16cid:durableId="1685786398">
    <w:abstractNumId w:val="4"/>
  </w:num>
  <w:num w:numId="5" w16cid:durableId="2059938344">
    <w:abstractNumId w:val="7"/>
  </w:num>
  <w:num w:numId="6" w16cid:durableId="1454976412">
    <w:abstractNumId w:val="3"/>
  </w:num>
  <w:num w:numId="7" w16cid:durableId="1328052918">
    <w:abstractNumId w:val="2"/>
  </w:num>
  <w:num w:numId="8" w16cid:durableId="1577090602">
    <w:abstractNumId w:val="1"/>
  </w:num>
  <w:num w:numId="9" w16cid:durableId="8450979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Rafi Islam">
    <w15:presenceInfo w15:providerId="AD" w15:userId="S::mislam24@crimson.ua.edu::c8911e56-e7cd-46d2-9901-f10f9c150de1"/>
  </w15:person>
  <w15:person w15:author="Delwar Hossain">
    <w15:presenceInfo w15:providerId="AD" w15:userId="S::dhossain@ua.edu::5201de26-0237-41d6-bca9-ab57571457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24"/>
    <w:rsid w:val="00097132"/>
    <w:rsid w:val="000A25C4"/>
    <w:rsid w:val="000A7E66"/>
    <w:rsid w:val="000A7EEE"/>
    <w:rsid w:val="001019B1"/>
    <w:rsid w:val="0015074B"/>
    <w:rsid w:val="00150C5C"/>
    <w:rsid w:val="001805C1"/>
    <w:rsid w:val="001C6517"/>
    <w:rsid w:val="001D3B05"/>
    <w:rsid w:val="00215C43"/>
    <w:rsid w:val="00235E11"/>
    <w:rsid w:val="00256EA1"/>
    <w:rsid w:val="0029639D"/>
    <w:rsid w:val="002D1592"/>
    <w:rsid w:val="002D6B69"/>
    <w:rsid w:val="002E2CC6"/>
    <w:rsid w:val="00300870"/>
    <w:rsid w:val="00316A4A"/>
    <w:rsid w:val="00317963"/>
    <w:rsid w:val="00326F90"/>
    <w:rsid w:val="003579C6"/>
    <w:rsid w:val="003838EF"/>
    <w:rsid w:val="00386FD1"/>
    <w:rsid w:val="003D07F5"/>
    <w:rsid w:val="003F1B07"/>
    <w:rsid w:val="00440772"/>
    <w:rsid w:val="00442484"/>
    <w:rsid w:val="00453B65"/>
    <w:rsid w:val="0047628C"/>
    <w:rsid w:val="00483798"/>
    <w:rsid w:val="004952C6"/>
    <w:rsid w:val="004E6440"/>
    <w:rsid w:val="005420C3"/>
    <w:rsid w:val="005824B6"/>
    <w:rsid w:val="00592833"/>
    <w:rsid w:val="005F706E"/>
    <w:rsid w:val="00644676"/>
    <w:rsid w:val="00654D44"/>
    <w:rsid w:val="00672D0A"/>
    <w:rsid w:val="00681915"/>
    <w:rsid w:val="006964E5"/>
    <w:rsid w:val="006C560D"/>
    <w:rsid w:val="006F3F0C"/>
    <w:rsid w:val="00744479"/>
    <w:rsid w:val="007A47E4"/>
    <w:rsid w:val="00842067"/>
    <w:rsid w:val="00866E05"/>
    <w:rsid w:val="008C0DFB"/>
    <w:rsid w:val="008C2EF6"/>
    <w:rsid w:val="008F4704"/>
    <w:rsid w:val="00912EA1"/>
    <w:rsid w:val="009614E7"/>
    <w:rsid w:val="009D1486"/>
    <w:rsid w:val="009D471A"/>
    <w:rsid w:val="00A03FF9"/>
    <w:rsid w:val="00A077B5"/>
    <w:rsid w:val="00A75251"/>
    <w:rsid w:val="00A84105"/>
    <w:rsid w:val="00AA1D8D"/>
    <w:rsid w:val="00AA2E66"/>
    <w:rsid w:val="00AA706A"/>
    <w:rsid w:val="00AB25F7"/>
    <w:rsid w:val="00AD6BF1"/>
    <w:rsid w:val="00B47730"/>
    <w:rsid w:val="00C2406E"/>
    <w:rsid w:val="00C45198"/>
    <w:rsid w:val="00C62EDD"/>
    <w:rsid w:val="00C83578"/>
    <w:rsid w:val="00C90BF8"/>
    <w:rsid w:val="00CB0652"/>
    <w:rsid w:val="00CB0664"/>
    <w:rsid w:val="00CB5CAF"/>
    <w:rsid w:val="00D106A9"/>
    <w:rsid w:val="00D3467B"/>
    <w:rsid w:val="00D52F7A"/>
    <w:rsid w:val="00DB5DFF"/>
    <w:rsid w:val="00DD3FE2"/>
    <w:rsid w:val="00E03E0D"/>
    <w:rsid w:val="00E1258F"/>
    <w:rsid w:val="00E72829"/>
    <w:rsid w:val="00EA7FF4"/>
    <w:rsid w:val="00F143D3"/>
    <w:rsid w:val="00F74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E8B46"/>
  <w14:defaultImageDpi w14:val="300"/>
  <w15:docId w15:val="{0F820962-7BF4-4239-A0C2-AC25508D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semiHidden/>
    <w:unhideWhenUsed/>
    <w:rsid w:val="00DD3FE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D3FE2"/>
    <w:rPr>
      <w:rFonts w:ascii="Consolas" w:eastAsia="Times New Roman" w:hAnsi="Consolas"/>
      <w:sz w:val="21"/>
      <w:szCs w:val="21"/>
    </w:rPr>
  </w:style>
  <w:style w:type="paragraph" w:styleId="Revision">
    <w:name w:val="Revision"/>
    <w:hidden/>
    <w:uiPriority w:val="99"/>
    <w:semiHidden/>
    <w:rsid w:val="00D3467B"/>
    <w:pPr>
      <w:spacing w:after="0" w:line="240" w:lineRule="auto"/>
    </w:pPr>
    <w:rPr>
      <w:rFonts w:ascii="Times New Roman" w:eastAsia="Times New Roman" w:hAnsi="Times New Roman"/>
      <w:sz w:val="21"/>
    </w:rPr>
  </w:style>
  <w:style w:type="character" w:styleId="CommentReference">
    <w:name w:val="annotation reference"/>
    <w:basedOn w:val="DefaultParagraphFont"/>
    <w:uiPriority w:val="99"/>
    <w:semiHidden/>
    <w:unhideWhenUsed/>
    <w:rsid w:val="00D106A9"/>
    <w:rPr>
      <w:sz w:val="16"/>
      <w:szCs w:val="16"/>
    </w:rPr>
  </w:style>
  <w:style w:type="paragraph" w:styleId="CommentText">
    <w:name w:val="annotation text"/>
    <w:basedOn w:val="Normal"/>
    <w:link w:val="CommentTextChar"/>
    <w:uiPriority w:val="99"/>
    <w:unhideWhenUsed/>
    <w:rsid w:val="00D106A9"/>
    <w:pPr>
      <w:spacing w:line="240" w:lineRule="auto"/>
    </w:pPr>
    <w:rPr>
      <w:sz w:val="20"/>
      <w:szCs w:val="20"/>
    </w:rPr>
  </w:style>
  <w:style w:type="character" w:customStyle="1" w:styleId="CommentTextChar">
    <w:name w:val="Comment Text Char"/>
    <w:basedOn w:val="DefaultParagraphFont"/>
    <w:link w:val="CommentText"/>
    <w:uiPriority w:val="99"/>
    <w:rsid w:val="00D106A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106A9"/>
    <w:rPr>
      <w:b/>
      <w:bCs/>
    </w:rPr>
  </w:style>
  <w:style w:type="character" w:customStyle="1" w:styleId="CommentSubjectChar">
    <w:name w:val="Comment Subject Char"/>
    <w:basedOn w:val="CommentTextChar"/>
    <w:link w:val="CommentSubject"/>
    <w:uiPriority w:val="99"/>
    <w:semiHidden/>
    <w:rsid w:val="00D106A9"/>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17</Pages>
  <Words>8656</Words>
  <Characters>49340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Delwar Hossain</cp:lastModifiedBy>
  <cp:revision>12</cp:revision>
  <dcterms:created xsi:type="dcterms:W3CDTF">2026-08-12T21:28:00Z</dcterms:created>
  <dcterms:modified xsi:type="dcterms:W3CDTF">2026-08-13T22:31:00Z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0dde97d4-0f57-4198-abc6-3404ea714156</vt:lpwstr>
  </property>
</Properties>
</file>