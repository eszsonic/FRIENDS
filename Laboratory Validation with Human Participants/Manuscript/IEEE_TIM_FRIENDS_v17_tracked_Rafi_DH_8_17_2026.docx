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260E8E91" w:rsidR="00002FAF" w:rsidRPr="00A017B4" w:rsidRDefault="00F2330A" w:rsidP="00002FAF">
      <w:pPr>
        <w:pStyle w:val="Title"/>
        <w:framePr w:w="0" w:hSpace="0" w:vSpace="0" w:wrap="auto" w:vAnchor="margin" w:hAnchor="text" w:xAlign="left" w:yAlign="inline"/>
      </w:pPr>
      <w:r w:rsidRPr="00A017B4">
        <w:t xml:space="preserve">Vaping with FRIENDS: Flexible Robust Instrumentation of Electronic Nicotine Delivery Systems </w:t>
      </w:r>
    </w:p>
    <w:p w14:paraId="47CA69F1" w14:textId="12055E41" w:rsidR="00732E46" w:rsidRPr="00A017B4" w:rsidRDefault="00732E46">
      <w:pPr>
        <w:widowControl w:val="0"/>
        <w:pBdr>
          <w:top w:val="nil"/>
          <w:left w:val="nil"/>
          <w:bottom w:val="nil"/>
          <w:right w:val="nil"/>
          <w:between w:val="nil"/>
        </w:pBdr>
        <w:spacing w:line="252" w:lineRule="auto"/>
        <w:jc w:val="both"/>
        <w:rPr>
          <w:color w:val="000000"/>
          <w:sz w:val="18"/>
          <w:szCs w:val="18"/>
        </w:rPr>
      </w:pPr>
    </w:p>
    <w:p w14:paraId="287904EF" w14:textId="77777777" w:rsidR="00F2330A" w:rsidRPr="00A017B4" w:rsidRDefault="00F2330A" w:rsidP="00D050EC">
      <w:pPr>
        <w:pBdr>
          <w:top w:val="nil"/>
          <w:left w:val="nil"/>
          <w:bottom w:val="nil"/>
          <w:right w:val="nil"/>
          <w:between w:val="nil"/>
        </w:pBdr>
        <w:jc w:val="center"/>
        <w:rPr>
          <w:color w:val="000000"/>
          <w:sz w:val="22"/>
          <w:szCs w:val="22"/>
        </w:rPr>
      </w:pPr>
      <w:bookmarkStart w:id="0" w:name="_heading=h.gjdgxs" w:colFirst="0" w:colLast="0"/>
      <w:bookmarkEnd w:id="0"/>
      <w:r w:rsidRPr="00A017B4">
        <w:rPr>
          <w:color w:val="000000"/>
          <w:sz w:val="22"/>
          <w:szCs w:val="22"/>
        </w:rPr>
        <w:t xml:space="preserve">Edward Sazonov, </w:t>
      </w:r>
      <w:r w:rsidRPr="00A017B4">
        <w:rPr>
          <w:i/>
          <w:iCs/>
          <w:color w:val="000000"/>
          <w:sz w:val="22"/>
          <w:szCs w:val="22"/>
        </w:rPr>
        <w:t>Senior Member, IEEE</w:t>
      </w:r>
      <w:r w:rsidRPr="00A017B4">
        <w:rPr>
          <w:color w:val="000000"/>
          <w:sz w:val="22"/>
          <w:szCs w:val="22"/>
        </w:rPr>
        <w:t xml:space="preserve">, Brett Fassler, Md Rafi Islam, Ashley Schenkel, Delwar Hossain, </w:t>
      </w:r>
    </w:p>
    <w:p w14:paraId="6531D7CD" w14:textId="118B4F97" w:rsidR="00732E46" w:rsidRPr="00A017B4" w:rsidRDefault="00F2330A" w:rsidP="00D050EC">
      <w:pPr>
        <w:pBdr>
          <w:top w:val="nil"/>
          <w:left w:val="nil"/>
          <w:bottom w:val="nil"/>
          <w:right w:val="nil"/>
          <w:between w:val="nil"/>
        </w:pBdr>
        <w:jc w:val="center"/>
        <w:rPr>
          <w:color w:val="000000"/>
          <w:sz w:val="22"/>
          <w:szCs w:val="22"/>
        </w:rPr>
      </w:pPr>
      <w:r w:rsidRPr="00A017B4">
        <w:rPr>
          <w:color w:val="000000"/>
          <w:sz w:val="22"/>
          <w:szCs w:val="22"/>
        </w:rPr>
        <w:t>Stephen T. Tiffany, and Larry W. Hawk Jr.</w:t>
      </w:r>
    </w:p>
    <w:p w14:paraId="66416825" w14:textId="77777777" w:rsidR="00002FAF" w:rsidRPr="00A017B4"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Pr="00A017B4" w:rsidRDefault="007E713A" w:rsidP="003005AF">
      <w:pPr>
        <w:pBdr>
          <w:top w:val="nil"/>
          <w:left w:val="nil"/>
          <w:bottom w:val="nil"/>
          <w:right w:val="nil"/>
          <w:between w:val="nil"/>
        </w:pBdr>
        <w:spacing w:before="20" w:after="320"/>
        <w:jc w:val="both"/>
        <w:rPr>
          <w:b/>
          <w:i/>
          <w:color w:val="000000"/>
          <w:sz w:val="18"/>
          <w:szCs w:val="18"/>
        </w:rPr>
        <w:sectPr w:rsidR="007E713A" w:rsidRPr="00A017B4"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A017B4" w:rsidRDefault="00BE4774" w:rsidP="00BE4774">
      <w:pPr>
        <w:pStyle w:val="Text"/>
        <w:ind w:firstLine="0"/>
        <w:rPr>
          <w:rFonts w:ascii="Times" w:hAnsi="Times"/>
          <w:sz w:val="18"/>
          <w:szCs w:val="18"/>
        </w:rPr>
      </w:pPr>
      <w:r w:rsidRPr="00A017B4">
        <w:rPr>
          <w:rFonts w:ascii="Times" w:hAnsi="Times"/>
          <w:sz w:val="18"/>
          <w:szCs w:val="18"/>
        </w:rPr>
        <w:footnoteReference w:customMarkFollows="1" w:id="1"/>
        <w:sym w:font="Symbol" w:char="F020"/>
      </w:r>
    </w:p>
    <w:p w14:paraId="4430B388" w14:textId="30826B28" w:rsidR="00732E46" w:rsidRPr="00A017B4" w:rsidRDefault="000F2C11">
      <w:pPr>
        <w:pBdr>
          <w:top w:val="nil"/>
          <w:left w:val="nil"/>
          <w:bottom w:val="nil"/>
          <w:right w:val="nil"/>
          <w:between w:val="nil"/>
        </w:pBdr>
        <w:spacing w:before="20"/>
        <w:ind w:firstLine="202"/>
        <w:jc w:val="both"/>
        <w:rPr>
          <w:b/>
          <w:color w:val="000000"/>
          <w:sz w:val="18"/>
          <w:szCs w:val="18"/>
        </w:rPr>
      </w:pPr>
      <w:r w:rsidRPr="00A017B4">
        <w:rPr>
          <w:b/>
          <w:i/>
          <w:color w:val="000000"/>
          <w:sz w:val="18"/>
          <w:szCs w:val="18"/>
        </w:rPr>
        <w:t>Abstract</w:t>
      </w:r>
      <w:r w:rsidRPr="00A017B4">
        <w:rPr>
          <w:b/>
          <w:color w:val="000000"/>
          <w:sz w:val="18"/>
          <w:szCs w:val="18"/>
        </w:rPr>
        <w:t>—</w:t>
      </w:r>
      <w:r w:rsidRPr="00A017B4">
        <w:rPr>
          <w:b/>
          <w:sz w:val="18"/>
          <w:szCs w:val="18"/>
        </w:rPr>
        <w:t>Electronic nicotine delivery systems (ENDS), commonly referred to as vapes or e-cigarettes, have become more widespread, and their use now rivals or exceeds that of traditional cigarettes in some age groups. Unlike combustible cigarettes, ENDS allow on-demand access to single puffs, and conventional measures of nicotine consumption, such as self-reported cigarette count, do not account well for the particularities of ENDS use. Existing ENDS monitors typically require either a wired connection to the ENDS circuitry or external flow-measurement devices that physically attach to the ENDS airway, making them impractical for wide</w:t>
      </w:r>
      <w:del w:id="1" w:author="Edward Sazonov" w:date="2026-08-04T14:23:00Z" w16du:dateUtc="2026-08-04T19:23:00Z">
        <w:r w:rsidRPr="00F635EE" w:rsidDel="00220388">
          <w:rPr>
            <w:b/>
            <w:sz w:val="18"/>
            <w:szCs w:val="18"/>
          </w:rPr>
          <w:delText>-</w:delText>
        </w:r>
      </w:del>
      <w:r w:rsidRPr="00A017B4">
        <w:rPr>
          <w:b/>
          <w:sz w:val="18"/>
          <w:szCs w:val="18"/>
        </w:rPr>
        <w:t xml:space="preserve">spread use. This paper presents a novel, open-source system for measurement of ENDS vaping behavior in natural environment: Flexible Robust Instrumentation of Electronic Nicotine Delivery Systems (FRIENDS). The FRIENDS device detects near-field electromagnetic pulses generated by current modulation in the ENDS atomizer coil, </w:t>
      </w:r>
      <w:del w:id="2" w:author="Reviewer-Response Edit" w:date="2026-08-04T00:00:00Z">
        <w:r w:rsidRPr="00A017B4">
          <w:rPr>
            <w:b/>
            <w:sz w:val="18"/>
            <w:szCs w:val="18"/>
          </w:rPr>
          <w:delText>enabling robust detection of puff timing and duration with flexible, non-invasive attachment across diverse ENDS. The device also includes a touch sensor as a proxy to detect ENDS holding and an optional thermistor to improve detection in certain disposable ENDS.</w:delText>
        </w:r>
      </w:del>
      <w:ins w:id="3" w:author="Reviewer-Response Edit" w:date="2026-08-04T00:00:00Z">
        <w:r w:rsidRPr="00A017B4">
          <w:rPr>
            <w:b/>
            <w:sz w:val="18"/>
            <w:szCs w:val="18"/>
          </w:rPr>
          <w:t>enabling detection of the timing and duration of atomizer activation. Attachment is non-contact for ENDS that modulate atomizer current; for selected devices that switch the atomizer on and off without modulation, an optional thermistor inserted through a modified mouthpiece is required. The device also includes an exploratory capacitive touch sensor, which was found not to be a reliable proxy for ENDS holding.</w:t>
        </w:r>
      </w:ins>
      <w:r w:rsidRPr="00A017B4">
        <w:rPr>
          <w:b/>
          <w:sz w:val="18"/>
          <w:szCs w:val="18"/>
        </w:rPr>
        <w:t xml:space="preserve"> Initial detectability screening across a library of 90+ ENDS confirmed broad detectability across disposable, pod, and refillable form factors. FRIENDS was validated in three independent studies. </w:t>
      </w:r>
      <w:ins w:id="4" w:author="Md Rafi Islam" w:date="2026-08-14T15:07:00Z" w16du:dateUtc="2026-08-14T20:07:00Z">
        <w:r w:rsidR="00D91F6A" w:rsidRPr="00D91F6A">
          <w:rPr>
            <w:b/>
            <w:sz w:val="18"/>
            <w:szCs w:val="18"/>
          </w:rPr>
          <w:t>Lifecycle bench testing on 26 ENDS devices, from full charge to e-liquid depletion, showed 99.70% precision (95% CI 99.50–99.83) and 97.95% recall (95% CI 96.60–98.92), with a mean puff-duration relative error of 6.88% (95% CI 5.58–8.27).</w:t>
        </w:r>
      </w:ins>
      <w:commentRangeStart w:id="5"/>
      <w:commentRangeStart w:id="6"/>
      <w:del w:id="7" w:author="Md Rafi Islam" w:date="2026-08-14T15:07:00Z" w16du:dateUtc="2026-08-14T20:07:00Z">
        <w:r w:rsidRPr="00A017B4" w:rsidDel="00D91F6A">
          <w:rPr>
            <w:b/>
            <w:sz w:val="18"/>
            <w:szCs w:val="18"/>
          </w:rPr>
          <w:delText>Lifecycle bench testing on 24</w:delText>
        </w:r>
      </w:del>
      <w:ins w:id="8" w:author="Edward Sazonov" w:date="2026-08-04T16:11:00Z" w16du:dateUtc="2026-08-04T21:11:00Z">
        <w:del w:id="9" w:author="Md Rafi Islam" w:date="2026-08-14T15:07:00Z" w16du:dateUtc="2026-08-14T20:07:00Z">
          <w:r w:rsidR="006616DB" w:rsidDel="00D91F6A">
            <w:rPr>
              <w:b/>
              <w:sz w:val="18"/>
              <w:szCs w:val="18"/>
            </w:rPr>
            <w:delText>6</w:delText>
          </w:r>
        </w:del>
      </w:ins>
      <w:del w:id="10" w:author="Md Rafi Islam" w:date="2026-08-14T15:07:00Z" w16du:dateUtc="2026-08-14T20:07:00Z">
        <w:r w:rsidRPr="00A017B4" w:rsidDel="00D91F6A">
          <w:rPr>
            <w:b/>
            <w:sz w:val="18"/>
            <w:szCs w:val="18"/>
          </w:rPr>
          <w:delText xml:space="preserve"> ENDS devices, from full charge to e-liquid depletion, showed 99.7%</w:delText>
        </w:r>
        <w:commentRangeEnd w:id="5"/>
        <w:r w:rsidRPr="00A017B4" w:rsidDel="00D91F6A">
          <w:rPr>
            <w:rStyle w:val="CommentReference"/>
            <w:b/>
            <w:sz w:val="18"/>
            <w:szCs w:val="18"/>
          </w:rPr>
          <w:commentReference w:id="5"/>
        </w:r>
        <w:commentRangeEnd w:id="6"/>
        <w:r w:rsidR="003B768C" w:rsidRPr="00A017B4" w:rsidDel="00D91F6A">
          <w:rPr>
            <w:rStyle w:val="CommentReference"/>
            <w:b/>
            <w:sz w:val="18"/>
            <w:szCs w:val="18"/>
          </w:rPr>
          <w:commentReference w:id="6"/>
        </w:r>
        <w:r w:rsidRPr="00A017B4" w:rsidDel="00D91F6A">
          <w:rPr>
            <w:b/>
            <w:sz w:val="18"/>
            <w:szCs w:val="18"/>
          </w:rPr>
          <w:delText xml:space="preserve">± 0.1% (mean ± 95% </w:delText>
        </w:r>
        <w:r w:rsidRPr="00A017B4" w:rsidDel="00D91F6A">
          <w:rPr>
            <w:b/>
            <w:sz w:val="18"/>
            <w:szCs w:val="18"/>
          </w:rPr>
          <w:delText>CI) precision and 97.</w:delText>
        </w:r>
      </w:del>
      <w:del w:id="11" w:author="Md Rafi Islam" w:date="2026-08-12T11:45:00Z" w16du:dateUtc="2026-08-12T16:45:00Z">
        <w:r w:rsidRPr="00A017B4" w:rsidDel="00881923">
          <w:rPr>
            <w:b/>
            <w:sz w:val="18"/>
            <w:szCs w:val="18"/>
          </w:rPr>
          <w:delText>8</w:delText>
        </w:r>
      </w:del>
      <w:del w:id="12" w:author="Md Rafi Islam" w:date="2026-08-14T15:07:00Z" w16du:dateUtc="2026-08-14T20:07:00Z">
        <w:r w:rsidRPr="00A017B4" w:rsidDel="00D91F6A">
          <w:rPr>
            <w:b/>
            <w:sz w:val="18"/>
            <w:szCs w:val="18"/>
          </w:rPr>
          <w:delText xml:space="preserve">% ± </w:delText>
        </w:r>
      </w:del>
      <w:del w:id="13" w:author="Md Rafi Islam" w:date="2026-08-12T11:45:00Z" w16du:dateUtc="2026-08-12T16:45:00Z">
        <w:r w:rsidRPr="00A017B4" w:rsidDel="00881923">
          <w:rPr>
            <w:b/>
            <w:sz w:val="18"/>
            <w:szCs w:val="18"/>
          </w:rPr>
          <w:delText>1</w:delText>
        </w:r>
      </w:del>
      <w:del w:id="14" w:author="Md Rafi Islam" w:date="2026-08-14T15:07:00Z" w16du:dateUtc="2026-08-14T20:07:00Z">
        <w:r w:rsidRPr="00A017B4" w:rsidDel="00D91F6A">
          <w:rPr>
            <w:b/>
            <w:sz w:val="18"/>
            <w:szCs w:val="18"/>
          </w:rPr>
          <w:delText>.</w:delText>
        </w:r>
      </w:del>
      <w:del w:id="15" w:author="Md Rafi Islam" w:date="2026-08-12T11:45:00Z" w16du:dateUtc="2026-08-12T16:45:00Z">
        <w:r w:rsidRPr="00A017B4" w:rsidDel="00881923">
          <w:rPr>
            <w:b/>
            <w:sz w:val="18"/>
            <w:szCs w:val="18"/>
          </w:rPr>
          <w:delText>0</w:delText>
        </w:r>
      </w:del>
      <w:del w:id="16" w:author="Md Rafi Islam" w:date="2026-08-14T15:07:00Z" w16du:dateUtc="2026-08-14T20:07:00Z">
        <w:r w:rsidRPr="00A017B4" w:rsidDel="00D91F6A">
          <w:rPr>
            <w:b/>
            <w:sz w:val="18"/>
            <w:szCs w:val="18"/>
          </w:rPr>
          <w:delText xml:space="preserve">% recall, with a mean puff-duration relative error of </w:delText>
        </w:r>
      </w:del>
      <w:del w:id="17" w:author="Md Rafi Islam" w:date="2026-08-12T11:45:00Z" w16du:dateUtc="2026-08-12T16:45:00Z">
        <w:r w:rsidRPr="00A017B4" w:rsidDel="00881923">
          <w:rPr>
            <w:b/>
            <w:sz w:val="18"/>
            <w:szCs w:val="18"/>
          </w:rPr>
          <w:delText>7</w:delText>
        </w:r>
      </w:del>
      <w:del w:id="18" w:author="Md Rafi Islam" w:date="2026-08-14T15:07:00Z" w16du:dateUtc="2026-08-14T20:07:00Z">
        <w:r w:rsidRPr="00A017B4" w:rsidDel="00D91F6A">
          <w:rPr>
            <w:b/>
            <w:sz w:val="18"/>
            <w:szCs w:val="18"/>
          </w:rPr>
          <w:delText>.</w:delText>
        </w:r>
      </w:del>
      <w:del w:id="19" w:author="Md Rafi Islam" w:date="2026-08-12T11:45:00Z" w16du:dateUtc="2026-08-12T16:45:00Z">
        <w:r w:rsidRPr="00A017B4" w:rsidDel="00881923">
          <w:rPr>
            <w:b/>
            <w:sz w:val="18"/>
            <w:szCs w:val="18"/>
          </w:rPr>
          <w:delText>59</w:delText>
        </w:r>
      </w:del>
      <w:del w:id="20" w:author="Md Rafi Islam" w:date="2026-08-14T15:07:00Z" w16du:dateUtc="2026-08-14T20:07:00Z">
        <w:r w:rsidRPr="00A017B4" w:rsidDel="00D91F6A">
          <w:rPr>
            <w:b/>
            <w:sz w:val="18"/>
            <w:szCs w:val="18"/>
          </w:rPr>
          <w:delText xml:space="preserve">% ± </w:delText>
        </w:r>
      </w:del>
      <w:del w:id="21" w:author="Md Rafi Islam" w:date="2026-08-12T11:46:00Z" w16du:dateUtc="2026-08-12T16:46:00Z">
        <w:r w:rsidRPr="00A017B4" w:rsidDel="00881923">
          <w:rPr>
            <w:b/>
            <w:sz w:val="18"/>
            <w:szCs w:val="18"/>
          </w:rPr>
          <w:delText>1.0</w:delText>
        </w:r>
      </w:del>
      <w:del w:id="22" w:author="Md Rafi Islam" w:date="2026-08-14T15:07:00Z" w16du:dateUtc="2026-08-14T20:07:00Z">
        <w:r w:rsidRPr="00A017B4" w:rsidDel="00D91F6A">
          <w:rPr>
            <w:b/>
            <w:sz w:val="18"/>
            <w:szCs w:val="18"/>
          </w:rPr>
          <w:delText>%</w:delText>
        </w:r>
      </w:del>
      <w:r w:rsidRPr="00A017B4">
        <w:rPr>
          <w:b/>
          <w:sz w:val="18"/>
          <w:szCs w:val="18"/>
        </w:rPr>
        <w:t xml:space="preserve">. </w:t>
      </w:r>
      <w:del w:id="23" w:author="Reviewer-Response Edit" w:date="2026-08-04T00:00:00Z">
        <w:r w:rsidRPr="00A017B4">
          <w:rPr>
            <w:b/>
            <w:sz w:val="18"/>
            <w:szCs w:val="18"/>
          </w:rPr>
          <w:delText>Hybrid bench/free-living testing over five days of daily carry under environmental interference yielded</w:delText>
        </w:r>
      </w:del>
      <w:ins w:id="24" w:author="Reviewer-Response Edit" w:date="2026-08-04T00:00:00Z">
        <w:del w:id="25" w:author="Edward Sazonov" w:date="2026-08-04T13:35:00Z" w16du:dateUtc="2026-08-04T18:35:00Z">
          <w:r w:rsidRPr="00A017B4" w:rsidDel="00CE77CA">
            <w:rPr>
              <w:b/>
              <w:sz w:val="18"/>
              <w:szCs w:val="18"/>
            </w:rPr>
            <w:delText>Hybrid bench/daily-carry e</w:delText>
          </w:r>
        </w:del>
      </w:ins>
      <w:ins w:id="26" w:author="Md Rafi Islam" w:date="2026-08-14T15:08:00Z" w16du:dateUtc="2026-08-14T20:08:00Z">
        <w:r w:rsidR="00D91F6A" w:rsidRPr="00D91F6A">
          <w:rPr>
            <w:b/>
            <w:sz w:val="18"/>
            <w:szCs w:val="18"/>
          </w:rPr>
          <w:t>Hybrid Bench/Daily-Carry Robustness Testing over five days, in which all reference puffs were machine-generated while the instrumented ENDS were carried during routine daily activity, yielded 97.40% precision (95% CI 93.86–99.77) and 95.56% recall (95% CI 91.22–99.11)</w:t>
        </w:r>
      </w:ins>
      <w:ins w:id="27" w:author="Edward Sazonov" w:date="2026-08-04T14:33:00Z" w16du:dateUtc="2026-08-04T19:33:00Z">
        <w:del w:id="28" w:author="Md Rafi Islam" w:date="2026-08-14T15:08:00Z" w16du:dateUtc="2026-08-14T20:08:00Z">
          <w:r w:rsidR="00543DDA" w:rsidRPr="00A017B4" w:rsidDel="00D91F6A">
            <w:rPr>
              <w:b/>
              <w:sz w:val="18"/>
              <w:szCs w:val="18"/>
            </w:rPr>
            <w:delText xml:space="preserve">Hybrid Bench/Daily-Carry Robustness Testing </w:delText>
          </w:r>
        </w:del>
      </w:ins>
      <w:ins w:id="29" w:author="Reviewer-Response Edit" w:date="2026-08-04T00:00:00Z">
        <w:del w:id="30" w:author="Md Rafi Islam" w:date="2026-08-14T15:08:00Z" w16du:dateUtc="2026-08-14T20:08:00Z">
          <w:r w:rsidRPr="00A017B4" w:rsidDel="00D91F6A">
            <w:rPr>
              <w:b/>
              <w:sz w:val="18"/>
              <w:szCs w:val="18"/>
            </w:rPr>
            <w:delText>nvironmental-robustness testing over five days, in which all reference puffs were machine-generated while the instrumented ENDS were carried during routine daily activity, yielded</w:delText>
          </w:r>
        </w:del>
      </w:ins>
      <w:del w:id="31" w:author="Md Rafi Islam" w:date="2026-08-14T15:08:00Z" w16du:dateUtc="2026-08-14T20:08:00Z">
        <w:r w:rsidRPr="00A017B4" w:rsidDel="00D91F6A">
          <w:rPr>
            <w:b/>
            <w:sz w:val="18"/>
            <w:szCs w:val="18"/>
          </w:rPr>
          <w:delText xml:space="preserve"> 97.6% ± </w:delText>
        </w:r>
      </w:del>
      <w:del w:id="32" w:author="Md Rafi Islam" w:date="2026-08-12T13:11:00Z" w16du:dateUtc="2026-08-12T18:11:00Z">
        <w:r w:rsidRPr="00A017B4" w:rsidDel="008971BB">
          <w:rPr>
            <w:b/>
            <w:sz w:val="18"/>
            <w:szCs w:val="18"/>
          </w:rPr>
          <w:delText>5.2</w:delText>
        </w:r>
      </w:del>
      <w:del w:id="33" w:author="Md Rafi Islam" w:date="2026-08-14T15:08:00Z" w16du:dateUtc="2026-08-14T20:08:00Z">
        <w:r w:rsidRPr="00A017B4" w:rsidDel="00D91F6A">
          <w:rPr>
            <w:b/>
            <w:sz w:val="18"/>
            <w:szCs w:val="18"/>
          </w:rPr>
          <w:delText>% precision and 95.</w:delText>
        </w:r>
      </w:del>
      <w:del w:id="34" w:author="Md Rafi Islam" w:date="2026-08-12T13:07:00Z" w16du:dateUtc="2026-08-12T18:07:00Z">
        <w:r w:rsidRPr="00A017B4" w:rsidDel="008971BB">
          <w:rPr>
            <w:b/>
            <w:sz w:val="18"/>
            <w:szCs w:val="18"/>
          </w:rPr>
          <w:delText>2</w:delText>
        </w:r>
      </w:del>
      <w:del w:id="35" w:author="Md Rafi Islam" w:date="2026-08-14T15:08:00Z" w16du:dateUtc="2026-08-14T20:08:00Z">
        <w:r w:rsidRPr="00A017B4" w:rsidDel="00D91F6A">
          <w:rPr>
            <w:b/>
            <w:sz w:val="18"/>
            <w:szCs w:val="18"/>
          </w:rPr>
          <w:delText>% ± 6.</w:delText>
        </w:r>
      </w:del>
      <w:del w:id="36" w:author="Md Rafi Islam" w:date="2026-08-12T13:11:00Z" w16du:dateUtc="2026-08-12T18:11:00Z">
        <w:r w:rsidRPr="00A017B4" w:rsidDel="008971BB">
          <w:rPr>
            <w:b/>
            <w:sz w:val="18"/>
            <w:szCs w:val="18"/>
          </w:rPr>
          <w:delText>0</w:delText>
        </w:r>
      </w:del>
      <w:del w:id="37" w:author="Md Rafi Islam" w:date="2026-08-14T15:08:00Z" w16du:dateUtc="2026-08-14T20:08:00Z">
        <w:r w:rsidRPr="00A017B4" w:rsidDel="00D91F6A">
          <w:rPr>
            <w:b/>
            <w:sz w:val="18"/>
            <w:szCs w:val="18"/>
          </w:rPr>
          <w:delText>% recall</w:delText>
        </w:r>
      </w:del>
      <w:r w:rsidRPr="00A017B4">
        <w:rPr>
          <w:b/>
          <w:sz w:val="18"/>
          <w:szCs w:val="18"/>
        </w:rPr>
        <w:t xml:space="preserve">. Laboratory validation with 22 human participants vaping ad libitum, using video-coded puffs as ground truth, achieved </w:t>
      </w:r>
      <w:ins w:id="38" w:author="Delwar Hossain" w:date="2026-08-17T11:34:00Z">
        <w:r w:rsidR="009660CD" w:rsidRPr="009660CD">
          <w:rPr>
            <w:b/>
            <w:bCs/>
            <w:sz w:val="18"/>
            <w:szCs w:val="18"/>
          </w:rPr>
          <w:t>91.6% precision (95% CI 80.7–96.4) and 92.3% recall (95% CI 81.5–97.6)</w:t>
        </w:r>
      </w:ins>
      <w:ins w:id="39" w:author="Delwar Hossain" w:date="2026-08-17T11:34:00Z" w16du:dateUtc="2026-08-17T16:34:00Z">
        <w:r w:rsidR="009660CD">
          <w:rPr>
            <w:b/>
            <w:bCs/>
            <w:sz w:val="18"/>
            <w:szCs w:val="18"/>
          </w:rPr>
          <w:t xml:space="preserve"> </w:t>
        </w:r>
      </w:ins>
      <w:del w:id="40" w:author="Delwar Hossain" w:date="2026-08-17T11:34:00Z" w16du:dateUtc="2026-08-17T16:34:00Z">
        <w:r w:rsidRPr="00A017B4" w:rsidDel="009660CD">
          <w:rPr>
            <w:b/>
            <w:sz w:val="18"/>
            <w:szCs w:val="18"/>
          </w:rPr>
          <w:delText>93.4% ± 5.8% precision and 92.4% ± 6.8% recall</w:delText>
        </w:r>
      </w:del>
      <w:r w:rsidRPr="00A017B4">
        <w:rPr>
          <w:b/>
          <w:sz w:val="18"/>
          <w:szCs w:val="18"/>
        </w:rPr>
        <w:t xml:space="preserve">. </w:t>
      </w:r>
      <w:del w:id="41" w:author="Reviewer-Response Edit" w:date="2026-08-04T00:00:00Z">
        <w:r w:rsidRPr="00A017B4">
          <w:rPr>
            <w:b/>
            <w:sz w:val="18"/>
            <w:szCs w:val="18"/>
          </w:rPr>
          <w:delText>These results support the use of FRIENDS to study real-world vaping at the level of single-puff consumption.</w:delText>
        </w:r>
      </w:del>
      <w:ins w:id="42" w:author="Reviewer-Response Edit" w:date="2026-08-04T00:00:00Z">
        <w:r w:rsidRPr="00A017B4">
          <w:rPr>
            <w:b/>
            <w:sz w:val="18"/>
            <w:szCs w:val="18"/>
          </w:rPr>
          <w:t>These results support the use of FRIENDS for objective measurement of atomizer-activation events at single-puff resolution under bench, daily-carry, and supervised laboratory conditions</w:t>
        </w:r>
        <w:del w:id="43" w:author="Edward Sazonov" w:date="2026-08-04T14:10:00Z" w16du:dateUtc="2026-08-04T19:10:00Z">
          <w:r w:rsidRPr="00A017B4" w:rsidDel="009F32FB">
            <w:rPr>
              <w:b/>
              <w:sz w:val="18"/>
              <w:szCs w:val="18"/>
            </w:rPr>
            <w:delText>; performance during unsupervised free-living human use has not yet been established</w:delText>
          </w:r>
        </w:del>
        <w:r w:rsidRPr="00A017B4">
          <w:rPr>
            <w:b/>
            <w:sz w:val="18"/>
            <w:szCs w:val="18"/>
          </w:rPr>
          <w:t>.</w:t>
        </w:r>
      </w:ins>
      <w:r w:rsidRPr="00A017B4">
        <w:rPr>
          <w:b/>
          <w:sz w:val="18"/>
          <w:szCs w:val="18"/>
        </w:rPr>
        <w:t xml:space="preserve"> The hardware and software components of FRIENDS are released through open-source repositories.</w:t>
      </w:r>
    </w:p>
    <w:p w14:paraId="1B643D01" w14:textId="77777777" w:rsidR="00732E46" w:rsidRPr="00A017B4" w:rsidRDefault="00732E46"/>
    <w:p w14:paraId="4B5FE2A0" w14:textId="3F1F7B35" w:rsidR="005C18AE" w:rsidRPr="00A017B4" w:rsidRDefault="000F2C11" w:rsidP="00D050EC">
      <w:pPr>
        <w:jc w:val="both"/>
        <w:rPr>
          <w:b/>
          <w:sz w:val="18"/>
          <w:szCs w:val="18"/>
        </w:rPr>
      </w:pPr>
      <w:bookmarkStart w:id="44" w:name="bookmark=id.30j0zll" w:colFirst="0" w:colLast="0"/>
      <w:bookmarkEnd w:id="44"/>
      <w:r w:rsidRPr="00A017B4">
        <w:rPr>
          <w:b/>
          <w:i/>
          <w:sz w:val="18"/>
          <w:szCs w:val="18"/>
        </w:rPr>
        <w:t>Index Terms</w:t>
      </w:r>
      <w:r w:rsidRPr="00A017B4">
        <w:rPr>
          <w:b/>
          <w:sz w:val="18"/>
          <w:szCs w:val="18"/>
        </w:rPr>
        <w:t>—</w:t>
      </w:r>
      <w:del w:id="45" w:author="Edward Sazonov" w:date="2026-08-04T12:41:00Z" w16du:dateUtc="2026-08-04T17:41:00Z">
        <w:r w:rsidRPr="00A017B4">
          <w:delText xml:space="preserve"> </w:delText>
        </w:r>
        <w:r w:rsidRPr="00A017B4">
          <w:rPr>
            <w:b/>
            <w:sz w:val="18"/>
            <w:szCs w:val="18"/>
          </w:rPr>
          <w:delText xml:space="preserve">Biomedical measurement, electric sensing devices, electromagnetic measurements, </w:delText>
        </w:r>
      </w:del>
      <w:r w:rsidRPr="00A017B4">
        <w:rPr>
          <w:b/>
          <w:sz w:val="18"/>
          <w:szCs w:val="18"/>
        </w:rPr>
        <w:t xml:space="preserve">electronic nicotine delivery systems (ENDS), </w:t>
      </w:r>
      <w:del w:id="46" w:author="Edward Sazonov" w:date="2026-08-04T12:41:00Z" w16du:dateUtc="2026-08-04T17:41:00Z">
        <w:r w:rsidRPr="00A017B4">
          <w:rPr>
            <w:b/>
            <w:sz w:val="18"/>
            <w:szCs w:val="18"/>
          </w:rPr>
          <w:delText>multimodal sensors, open source hardware,</w:delText>
        </w:r>
      </w:del>
      <w:del w:id="47" w:author="Reviewer-Response Edit" w:date="2026-08-04T00:00:00Z">
        <w:r w:rsidRPr="00A017B4">
          <w:rPr>
            <w:b/>
            <w:sz w:val="18"/>
            <w:szCs w:val="18"/>
          </w:rPr>
          <w:delText xml:space="preserve"> puff detection,</w:delText>
        </w:r>
      </w:del>
      <w:ins w:id="48" w:author="Reviewer-Response Edit" w:date="2026-08-04T00:00:00Z">
        <w:r w:rsidRPr="00A017B4">
          <w:rPr>
            <w:b/>
            <w:sz w:val="18"/>
            <w:szCs w:val="18"/>
          </w:rPr>
          <w:t xml:space="preserve"> puff detection,</w:t>
        </w:r>
      </w:ins>
      <w:ins w:id="49" w:author="Edward Sazonov" w:date="2026-08-04T12:41:00Z" w16du:dateUtc="2026-08-04T17:41:00Z">
        <w:r w:rsidRPr="00A017B4">
          <w:rPr>
            <w:b/>
            <w:sz w:val="18"/>
            <w:szCs w:val="18"/>
          </w:rPr>
          <w:t xml:space="preserve"> </w:t>
        </w:r>
        <w:del w:id="50" w:author="Reviewer-Response Edit" w:date="2026-08-04T00:00:00Z">
          <w:r w:rsidRPr="00A017B4">
            <w:rPr>
              <w:b/>
              <w:sz w:val="18"/>
              <w:szCs w:val="18"/>
            </w:rPr>
            <w:delText>vaping behavior,</w:delText>
          </w:r>
        </w:del>
      </w:ins>
      <w:ins w:id="51" w:author="Reviewer-Response Edit" w:date="2026-08-04T00:00:00Z">
        <w:r w:rsidRPr="00A017B4">
          <w:rPr>
            <w:b/>
            <w:sz w:val="18"/>
            <w:szCs w:val="18"/>
          </w:rPr>
          <w:t>electromagnetic sensing,</w:t>
        </w:r>
      </w:ins>
      <w:ins w:id="52" w:author="Edward Sazonov" w:date="2026-08-04T12:41:00Z" w16du:dateUtc="2026-08-04T17:41:00Z">
        <w:r w:rsidRPr="00A017B4">
          <w:rPr>
            <w:b/>
            <w:sz w:val="18"/>
            <w:szCs w:val="18"/>
          </w:rPr>
          <w:t xml:space="preserve"> </w:t>
        </w:r>
      </w:ins>
      <w:del w:id="53" w:author="Edward Sazonov" w:date="2026-08-04T12:41:00Z" w16du:dateUtc="2026-08-04T17:41:00Z">
        <w:r w:rsidRPr="00A017B4">
          <w:rPr>
            <w:b/>
            <w:sz w:val="18"/>
            <w:szCs w:val="18"/>
          </w:rPr>
          <w:delText xml:space="preserve"> </w:delText>
        </w:r>
      </w:del>
      <w:ins w:id="54" w:author="Edward Sazonov" w:date="2026-08-04T12:41:00Z" w16du:dateUtc="2026-08-04T17:41:00Z">
        <w:r w:rsidRPr="00A017B4">
          <w:rPr>
            <w:b/>
            <w:sz w:val="18"/>
            <w:szCs w:val="18"/>
          </w:rPr>
          <w:t xml:space="preserve">open source instrumentation, </w:t>
        </w:r>
      </w:ins>
      <w:r w:rsidRPr="00A017B4">
        <w:rPr>
          <w:b/>
          <w:sz w:val="18"/>
          <w:szCs w:val="18"/>
        </w:rPr>
        <w:t>system validation.</w:t>
      </w:r>
      <w:r w:rsidRPr="00A017B4">
        <w:rPr>
          <w:b/>
          <w:sz w:val="18"/>
          <w:szCs w:val="18"/>
          <w:shd w:val="clear" w:color="auto" w:fill="FFFFFF"/>
        </w:rPr>
        <w:t> </w:t>
      </w:r>
    </w:p>
    <w:p w14:paraId="5D351EFE" w14:textId="7DC59E19" w:rsidR="00732E46" w:rsidRPr="00A017B4" w:rsidRDefault="00732E46" w:rsidP="004063A4">
      <w:pPr>
        <w:pBdr>
          <w:top w:val="nil"/>
          <w:left w:val="nil"/>
          <w:bottom w:val="nil"/>
          <w:right w:val="nil"/>
          <w:between w:val="nil"/>
        </w:pBdr>
        <w:ind w:firstLine="202"/>
        <w:jc w:val="both"/>
      </w:pPr>
    </w:p>
    <w:p w14:paraId="59F2D0B6" w14:textId="11E53DD7" w:rsidR="00732E46" w:rsidRPr="00A017B4" w:rsidRDefault="00DB3364" w:rsidP="00827FB8">
      <w:pPr>
        <w:pStyle w:val="Heading1"/>
      </w:pPr>
      <w:r w:rsidRPr="00A017B4">
        <w:t>I. INTRODUCTION</w:t>
      </w:r>
    </w:p>
    <w:p w14:paraId="43794709" w14:textId="60809225" w:rsidR="004063A4" w:rsidRPr="00A017B4" w:rsidRDefault="006753DC"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A017B4">
        <w:rPr>
          <w:smallCaps/>
          <w:color w:val="000000"/>
          <w:position w:val="-9"/>
          <w:sz w:val="97"/>
        </w:rPr>
        <w:t>E</w:t>
      </w:r>
    </w:p>
    <w:p w14:paraId="0C4994B1" w14:textId="69A8EE44" w:rsidR="006753DC" w:rsidRPr="00A017B4" w:rsidRDefault="006753DC" w:rsidP="006753DC">
      <w:pPr>
        <w:pStyle w:val="PARAIndent"/>
        <w:ind w:firstLine="0"/>
      </w:pPr>
      <w:r w:rsidRPr="00A017B4">
        <w:rPr>
          <w:smallCaps/>
        </w:rPr>
        <w:t>LECTRONIC</w:t>
      </w:r>
      <w:r w:rsidRPr="00A017B4">
        <w:t xml:space="preserve"> Nicotine Delivery Systems (ENDS), or vapes/e-cigarettes, deliver nicotine in an aerosol generated by electrically heating e-liquid </w:t>
      </w:r>
      <w:r w:rsidRPr="00A017B4">
        <w:fldChar w:fldCharType="begin"/>
      </w:r>
      <w:r w:rsidRPr="00A017B4">
        <w:instrText xml:space="preserve"> ADDIN ZOTERO_ITEM CSL_CITATION {"citationID":"40kzGxee","properties":{"formattedCitation":"[1]","plainCitation":"[1]","noteIndex":0},"citationItems":[{"id":9886,"uris":["http://zotero.org/users/45968/items/5IEWBKSD"],"itemData":{"id":9886,"type":"article-journal","abstract":"Get an overview of FDA regulation of e-cigarettes, vapes, and other electronic nicotine delivery systems. You can also find statistics about current use.","container-title":"FDA","language":"en","publisher":"FDA","source":"www.fda.gov","title":"E-Cigarettes, Vapes, and other Electronic Nicotine Delivery Systems (ENDS)","URL":"https://www.fda.gov/tobacco-products/products-ingredients-components/e-cigarettes-vapes-and-other-electronic-nicotine-delivery-systems-ends","author":[{"family":"Products","given":"Center for Tobacco"}],"accessed":{"date-parts":[["2024",7,2]]},"issued":{"date-parts":[["2024",6,21]]}}}],"schema":"https://github.com/citation-style-language/schema/raw/master/csl-citation.json"} </w:instrText>
      </w:r>
      <w:r w:rsidRPr="00A017B4">
        <w:fldChar w:fldCharType="separate"/>
      </w:r>
      <w:r w:rsidRPr="00A017B4">
        <w:rPr>
          <w:rFonts w:cs="Times"/>
        </w:rPr>
        <w:t>[1]</w:t>
      </w:r>
      <w:r w:rsidRPr="00A017B4">
        <w:fldChar w:fldCharType="end"/>
      </w:r>
      <w:r w:rsidRPr="00A017B4">
        <w:t xml:space="preserve">. ENDS come in a variety of shapes and sizes, such as cigalikes, vape pens, tanks, pods, and closed pod systems </w:t>
      </w:r>
      <w:r w:rsidRPr="00A017B4">
        <w:fldChar w:fldCharType="begin"/>
      </w:r>
      <w:r w:rsidRPr="00A017B4">
        <w:instrText xml:space="preserve"> ADDIN ZOTERO_ITEM CSL_CITATION {"citationID":"eOJb4aWp","properties":{"formattedCitation":"[2]","plainCitation":"[2]","noteIndex":0},"citationItems":[{"id":9888,"uris":["http://zotero.org/users/45968/items/BUZTCHLJ"],"itemData":{"id":9888,"type":"article-journal","abstract":"Declines in cigarette smoking prevalence in many countries and the consolidation of the tobacco industry have prompted the introduction of other forms of nicotine delivery. These include electronic nicotine delivery systems (ENDS), heated tobacco products (HTPs) and oral nicotine products (ONPs). Evolving over time, some of these products now deliver nicotine at levels comparable to cigarettes and may serve as effective substitutes for smokers. However, certain products, especially ENDS like JUUL, have also appealed to youth and non-smokers, prompting concerns about expanding nicotine use (and potentially nicotine addiction). The tobacco industry could shift away from primarily promoting cigarettes to promoting ENDS, HTPs and/or ONPs, though at this time it continues to heavily promote cigarettes in low and middle-income countries. Differing regulatory regimes may place upward and downward pressures on both cigarettes and these newer products in terms of population use, and may ultimately drive the extent to which cigarettes are or are not displaced by ENDS, HTPs and/or ONPs in the coming decade.","container-title":"Tobacco Control","DOI":"10.1136/tobaccocontrol-2021-056544","ISSN":"0964-4563, 1468-3318","issue":"2","language":"en","license":"© Author(s) (or their employer(s)) 2022. No commercial re-use. See rights and permissions. Published by BMJ.","page":"175-182","PMID":"35241585","publisher":"BMJ Publishing Group Ltd","section":"Review","source":"tobaccocontrol.bmj.com","title":"Evolution of tobacco products: recent history and future directions","title-short":"Evolution of tobacco products","volume":"31","author":[{"family":"O'Connor","given":"Richard"},{"family":"Schneller","given":"Liane M."},{"family":"Felicione","given":"Nicholas J."},{"family":"Talhout","given":"Reinskje"},{"family":"Goniewicz","given":"Maciej Lukasz"},{"family":"Ashley","given":"David L."}],"issued":{"date-parts":[["2022",3,1]]}}}],"schema":"https://github.com/citation-style-language/schema/raw/master/csl-citation.json"} </w:instrText>
      </w:r>
      <w:r w:rsidRPr="00A017B4">
        <w:fldChar w:fldCharType="separate"/>
      </w:r>
      <w:r w:rsidRPr="00A017B4">
        <w:rPr>
          <w:rFonts w:cs="Times"/>
        </w:rPr>
        <w:t>[2]</w:t>
      </w:r>
      <w:r w:rsidRPr="00A017B4">
        <w:fldChar w:fldCharType="end"/>
      </w:r>
      <w:r w:rsidRPr="00A017B4">
        <w:t xml:space="preserve">. </w:t>
      </w:r>
    </w:p>
    <w:p w14:paraId="7DDA1048" w14:textId="1D2B3F14" w:rsidR="006753DC" w:rsidRPr="00A017B4" w:rsidRDefault="006753DC" w:rsidP="006753DC">
      <w:pPr>
        <w:pStyle w:val="PARAIndent"/>
        <w:rPr>
          <w:rFonts w:eastAsia="Calibri"/>
        </w:rPr>
      </w:pPr>
      <w:r w:rsidRPr="00A017B4">
        <w:t xml:space="preserve">ENDS have become the most commonly used tobacco product among U.S. youth, with 3.6 million youth reporting current use in 2022 </w:t>
      </w:r>
      <w:r w:rsidRPr="00A017B4">
        <w:rPr>
          <w:rFonts w:eastAsia="Calibri"/>
        </w:rPr>
        <w:fldChar w:fldCharType="begin"/>
      </w:r>
      <w:r w:rsidRPr="00A017B4">
        <w:rPr>
          <w:rFonts w:eastAsia="Calibri"/>
        </w:rPr>
        <w:instrText xml:space="preserve"> ADDIN ZOTERO_ITEM CSL_CITATION {"citationID":"jFWLL0og","properties":{"formattedCitation":"[3]","plainCitation":"[3]","noteIndex":0},"citationItems":[{"id":"szr9gmmh/lrjHO2BD","uris":["http://zotero.org/users/7427997/items/ANLHGXTI",["http://zotero.org/users/7427997/items/ANLHGXTI"]],"itemData":{"id":2,"type":"book","source":"Google Scholar","title":"Monitoring the Future national survey results on drug use, 1975-2019: Volume II, college students and adults ages 19-60","title-short":"Monitoring the Future national survey results on drug use, 1975-2019","author":[{"family":"Schulenberg","given":"John"},{"family":"Johnston","given":"Lloyd"},{"family":"O'Malley","given":"Patrick"},{"family":"Bachman","given":"Jerald"},{"family":"Miech","given":"Richard"},{"family":"Patrick","given":"Megan"}],"issued":{"date-parts":[["2020"]]}}}],"schema":"https://github.com/citation-style-language/schema/raw/master/csl-citation.json"} </w:instrText>
      </w:r>
      <w:r w:rsidRPr="00A017B4">
        <w:rPr>
          <w:rFonts w:eastAsia="Calibri"/>
        </w:rPr>
        <w:fldChar w:fldCharType="separate"/>
      </w:r>
      <w:r w:rsidRPr="00A017B4">
        <w:rPr>
          <w:rFonts w:eastAsia="Calibri"/>
        </w:rPr>
        <w:t>[3]</w:t>
      </w:r>
      <w:r w:rsidRPr="00A017B4">
        <w:rPr>
          <w:rFonts w:eastAsia="Calibri"/>
        </w:rPr>
        <w:fldChar w:fldCharType="end"/>
      </w:r>
      <w:r w:rsidRPr="00A017B4">
        <w:rPr>
          <w:rFonts w:eastAsia="Calibri"/>
        </w:rPr>
        <w:t xml:space="preserve">. Among U.S. adults, a 6.8 million decrease in the number of adults reporting exclusive cigarette smoking between 2017 and 2023 was accompanied by an approximately 7.2 million increase in exclusive e-cigarette use </w:t>
      </w:r>
      <w:r w:rsidRPr="00A017B4">
        <w:rPr>
          <w:rFonts w:eastAsia="Calibri"/>
        </w:rPr>
        <w:fldChar w:fldCharType="begin"/>
      </w:r>
      <w:r w:rsidRPr="00A017B4">
        <w:rPr>
          <w:rFonts w:eastAsia="Calibri"/>
        </w:rPr>
        <w:instrText xml:space="preserve"> ADDIN ZOTERO_ITEM CSL_CITATION {"citationID":"4gPZwG9W","properties":{"unsorted":false,"formattedCitation":"[4]","plainCitation":"[4]","noteIndex":0},"citationItems":[{"id":10531,"uris":["http://zotero.org/groups/40885/items/584PU2NU"],"itemData":{"id":10531,"type":"article-journal","abstract":"This report describes a decrease in the number of adults ...","container-title":"MMWR. Morbidity and Mortality Weekly Report","DOI":"10.15585/mmwr.mm7407a3","ISSN":"0149-21951545-861X","journalAbbreviation":"MMWR Morb Mortal Wkly Rep","language":"en-us","source":"www.cdc.gov","title":"Notes from the Field: Tobacco Product Use Among Adults — United States, 2017–2023","title-short":"Notes from the Field","URL":"https://www.cdc.gov/mmwr/volumes/74/wr/mm7407a3.htm","volume":"74","author":[{"family":"Arrazola","given":"René A."}],"accessed":{"date-parts":[["2026",1,27]]},"issued":{"date-parts":[["2025"]]}}}],"schema":"https://github.com/citation-style-language/schema/raw/master/csl-citation.json"} </w:instrText>
      </w:r>
      <w:r w:rsidRPr="00A017B4">
        <w:rPr>
          <w:rFonts w:eastAsia="Calibri"/>
        </w:rPr>
        <w:fldChar w:fldCharType="separate"/>
      </w:r>
      <w:r w:rsidRPr="00A017B4">
        <w:rPr>
          <w:rFonts w:eastAsia="Calibri" w:cs="Times"/>
        </w:rPr>
        <w:t>[4]</w:t>
      </w:r>
      <w:r w:rsidRPr="00A017B4">
        <w:rPr>
          <w:rFonts w:eastAsia="Calibri"/>
        </w:rPr>
        <w:fldChar w:fldCharType="end"/>
      </w:r>
      <w:r w:rsidRPr="00A017B4">
        <w:rPr>
          <w:rFonts w:eastAsia="Calibri"/>
        </w:rPr>
        <w:t xml:space="preserve">. Currently, there are large gaps in our understanding of ENDS use and dependence </w:t>
      </w:r>
      <w:r w:rsidRPr="00A017B4">
        <w:rPr>
          <w:rFonts w:eastAsia="Calibri"/>
        </w:rPr>
        <w:fldChar w:fldCharType="begin"/>
      </w:r>
      <w:r w:rsidRPr="00A017B4">
        <w:rPr>
          <w:rFonts w:eastAsia="Calibri"/>
        </w:rPr>
        <w:instrText xml:space="preserve"> ADDIN ZOTERO_ITEM CSL_CITATION {"citationID":"IbfgdTKh","properties":{"unsorted":false,"formattedCitation":"[5], [6]","plainCitation":"[5], [6]","noteIndex":0},"citationItems":[{"id":"szr9gmmh/TF52QPfp","uris":["http://zotero.org/users/7427997/items/MTAKXAVC",["http://zotero.org/users/7427997/items/MTAKXAVC"]],"itemData":{"id":"2RGwDxCi/i5UhrI90","type":"article-journal","container-title":"Rockville, MD: National Cancer Institute","source":"Google Scholar","title":"Tobacco control research priorities for the next decade: working group recommendations for 2016-2025","title-short":"Tobacco control research priorities for the next decade","author":[{"family":"Mermelstein","given":"R."},{"family":"Fiore","given":"M. C."},{"family":"Bernstein","given":"S. L."},{"family":"Delnevo","given":"C."},{"family":"Croyle","given":"R. T."},{"family":"Emmons","given":"K. M."},{"family":"Eissenberg","given":"T. E."},{"family":"Hyland","given":"A."},{"family":"Ostroff","given":"J. S."},{"family":"Prochaska","given":"J."}],"issued":{"date-parts":[["2016"]]}}},{"id":10560,"uris":["http://zotero.org/groups/40885/items/SM56EUMI"],"itemData":{"id":10560,"type":"article-journal","container-title":"JAMA internal medicine","DOI":"10.1001/jamainternmed.2018.1600","ISSN":"2168-6106","issue":"7","journalAbbreviation":"JAMA Intern Med","page":"984-986","PMID":"29801158","PMCID":"PMC6260959","source":"PubMed Central","title":"Public Health Consequences of e-Cigarette Use","volume":"178","author":[{"family":"St.Helen","given":"Gideon"},{"family":"Eaton","given":"David L."}],"issued":{"date-parts":[["2018",7,1]]}}}],"schema":"https://github.com/citation-style-language/schema/raw/master/csl-citation.json"} </w:instrText>
      </w:r>
      <w:r w:rsidRPr="00A017B4">
        <w:rPr>
          <w:rFonts w:eastAsia="Calibri"/>
        </w:rPr>
        <w:fldChar w:fldCharType="separate"/>
      </w:r>
      <w:r w:rsidRPr="00A017B4">
        <w:rPr>
          <w:rFonts w:cs="Times"/>
        </w:rPr>
        <w:t>[5], [6]</w:t>
      </w:r>
      <w:r w:rsidRPr="00A017B4">
        <w:rPr>
          <w:rFonts w:eastAsia="Calibri"/>
        </w:rPr>
        <w:fldChar w:fldCharType="end"/>
      </w:r>
      <w:r w:rsidRPr="00A017B4">
        <w:rPr>
          <w:rFonts w:eastAsia="Calibri"/>
        </w:rPr>
        <w:t xml:space="preserve">, ENDS use as a potential treatment for combustible cigarette smoking </w:t>
      </w:r>
      <w:r w:rsidRPr="00A017B4">
        <w:rPr>
          <w:rFonts w:eastAsia="Calibri"/>
        </w:rPr>
        <w:fldChar w:fldCharType="begin"/>
      </w:r>
      <w:r w:rsidRPr="00A017B4">
        <w:rPr>
          <w:rFonts w:eastAsia="Calibri"/>
        </w:rPr>
        <w:instrText xml:space="preserve"> ADDIN ZOTERO_ITEM CSL_CITATION {"citationID":"kVIuJZpF","properties":{"formattedCitation":"[7], [8]","plainCitation":"[7], [8]","noteIndex":0},"citationItems":[{"id":"szr9gmmh/pjut6Cn5","uris":["http://zotero.org/users/7427997/items/C4VTTDQU",["http://zotero.org/users/7427997/items/C4VTTDQU"]],"itemData":{"id":36,"type":"article-journal","abstract":"Aims To propose a hierarchy of methodological criteria to consider when determining whether a study provides sufficient information to answer the question of whether e-cigarettes can facilitate cigarette smoking cessation or reduction. Design A PubMed search to 1 February 2017 was conducted of all studies related to e-cigarettes and smoking cessation or reduction. Settings Australia, Europe, Iran, Korea, New Zealand and the United States. Participants and studies 91 articles. Measurements Coders organized studies according to six proposed methodological criteria: (1) examines outcome of interest (cigarette abstinence or reduction), (2) assesses e-cigarette use for cessation as exposure of interest, (3) employs appropriate control/comparison groups, (4) ensures that measurement of exposure precedes the outcome, (5) evaluates dose and duration of the exposure and (6) evaluates the type and quality of the e-cigarette used. Findings Twenty-four papers did not examine the outcomes of interest. Forty did not assess the specific reason for e-cigarette use as an exposure of interest. Twenty papers did not employ prospective study designs with appropriate comparison groups. The few observational studies meeting some of the criteria (duration, type, use for cessation) triangulated with findings from three randomized trials to suggest that e-cigarettes can help adult smokers quit or reduce cigarette smoking. Conclusions Only a small proportion of studies seeking to address the effect of e-cigarettes on smoking cessation or reduction meet a set of proposed quality standards. Those that do are consistent with randomized controlled trial evidence in suggesting that e-cigarettes can help with smoking cessation or reduction.","container-title":"Addiction","DOI":"https://doi.org/10.1111/add.14020","ISSN":"1360-0443","issue":"3","language":"en","note":"_eprint: https://onlinelibrary.wiley.com/doi/pdf/10.1111/add.14020","page":"391-404","source":"Wiley Online Library","title":"How do we determine the impact of e-cigarettes on cigarette smoking cessation or reduction? Review and recommendations for answering the research question with scientific rigor","title-short":"How do we determine the impact of e-cigarettes on cigarette smoking cessation or reduction?","volume":"113","author":[{"family":"Villanti","given":"Andrea C."},{"family":"Feirman","given":"Shari P."},{"family":"Niaura","given":"Raymond S."},{"family":"Pearson","given":"Jennifer L."},{"family":"Glasser","given":"Allison M."},{"family":"Collins","given":"Lauren K."},{"family":"Abrams","given":"David B."}],"issued":{"date-parts":[["2018"]]}}},{"id":"szr9gmmh/LI1wV2aM","uris":["http://zotero.org/users/7427997/items/3U5W5RK5",["http://zotero.org/users/7427997/items/3U5W5RK5"]],"itemData":{"id":6,"type":"article-journal","container-title":"Nicotine and Tobacco Research","issue":"5","note":"publisher: Oxford University Press US","page":"699–704","source":"Google Scholar","title":"Measurement of electronic cigarette frequency of use among smokers participating in a randomized controlled trial","volume":"22","author":[{"family":"Yingst","given":"Jessica"},{"family":"Foulds","given":"Jonathan"},{"family":"Veldheer","given":"Susan"},{"family":"Cobb","given":"Caroline O."},{"family":"Yen","given":"Miao-Shan"},{"family":"Hrabovsky","given":"Shari"},{"family":"Allen","given":"Sophia I."},{"family":"Bullen","given":"Christopher"},{"family":"Eissenberg","given":"Thomas"}],"issued":{"date-parts":[["2020"]]}}}],"schema":"https://github.com/citation-style-language/schema/raw/master/csl-citation.json"} </w:instrText>
      </w:r>
      <w:r w:rsidRPr="00A017B4">
        <w:rPr>
          <w:rFonts w:eastAsia="Calibri"/>
        </w:rPr>
        <w:fldChar w:fldCharType="separate"/>
      </w:r>
      <w:r w:rsidRPr="00A017B4">
        <w:rPr>
          <w:rFonts w:cs="Times"/>
        </w:rPr>
        <w:t>[7], [8]</w:t>
      </w:r>
      <w:r w:rsidRPr="00A017B4">
        <w:rPr>
          <w:rFonts w:eastAsia="Calibri"/>
        </w:rPr>
        <w:fldChar w:fldCharType="end"/>
      </w:r>
      <w:r w:rsidRPr="00A017B4">
        <w:rPr>
          <w:rFonts w:eastAsia="Calibri"/>
        </w:rPr>
        <w:t xml:space="preserve">, and the impact of treatments on ENDS use itself. </w:t>
      </w:r>
    </w:p>
    <w:p w14:paraId="31AF8D06" w14:textId="1CDE0C44" w:rsidR="006753DC" w:rsidRPr="00A017B4" w:rsidRDefault="006753DC" w:rsidP="006753DC">
      <w:pPr>
        <w:pStyle w:val="PARAIndent"/>
        <w:rPr>
          <w:rFonts w:eastAsia="Calibri"/>
        </w:rPr>
      </w:pPr>
      <w:r w:rsidRPr="00A017B4">
        <w:rPr>
          <w:rFonts w:eastAsia="Calibri"/>
        </w:rPr>
        <w:lastRenderedPageBreak/>
        <w:t xml:space="preserve">For ENDS, the basic unit of behavior is the puff. The ideal measurement system would provide inexpensive, real-time capture of puff quantity and quality (e.g., duration and puff patterns) in natural environments, be non-obtrusive, and be flexible enough for use across the diverse form factors of the rapidly changing ENDS landscape </w:t>
      </w:r>
      <w:r w:rsidRPr="00A017B4">
        <w:rPr>
          <w:rFonts w:eastAsia="Calibri"/>
        </w:rPr>
        <w:fldChar w:fldCharType="begin"/>
      </w:r>
      <w:r w:rsidRPr="00A017B4">
        <w:rPr>
          <w:rFonts w:eastAsia="Calibri"/>
        </w:rPr>
        <w:instrText xml:space="preserve"> ADDIN ZOTERO_ITEM CSL_CITATION {"citationID":"LUVH3eg6","properties":{"formattedCitation":"[9]","plainCitation":"[9]","noteIndex":0},"citationItems":[{"id":"szr9gmmh/ypHGpiPh","uris":["http://zotero.org/users/7427997/items/RWINX9FR",["http://zotero.org/users/7427997/items/RWINX9FR"]],"itemData":{"id":24,"type":"article-journal","container-title":"Tobacco control","issue":"suppl 3","note":"publisher: BMJ Publishing Group Ltd","page":"iii3–iii9","source":"Google Scholar","title":"Four hundred and sixty brands of e-cigarettes and counting: implications for product regulation","title-short":"Four hundred and sixty brands of e-cigarettes and counting","volume":"23","author":[{"family":"Zhu","given":"Shu-Hong"},{"family":"Sun","given":"Jessica Y."},{"family":"Bonnevie","given":"Erika"},{"family":"Cummins","given":"Sharon E."},{"family":"Gamst","given":"Anthony"},{"family":"Yin","given":"Lu"},{"family":"Lee","given":"Madeleine"}],"issued":{"date-parts":[["2014"]]}}}],"schema":"https://github.com/citation-style-language/schema/raw/master/csl-citation.json"} </w:instrText>
      </w:r>
      <w:r w:rsidRPr="00A017B4">
        <w:rPr>
          <w:rFonts w:eastAsia="Calibri"/>
        </w:rPr>
        <w:fldChar w:fldCharType="separate"/>
      </w:r>
      <w:r w:rsidRPr="00A017B4">
        <w:rPr>
          <w:rFonts w:cs="Times"/>
        </w:rPr>
        <w:t>[9]</w:t>
      </w:r>
      <w:r w:rsidRPr="00A017B4">
        <w:rPr>
          <w:rFonts w:eastAsia="Calibri"/>
        </w:rPr>
        <w:fldChar w:fldCharType="end"/>
      </w:r>
      <w:r w:rsidRPr="00A017B4">
        <w:rPr>
          <w:rFonts w:eastAsia="Calibri"/>
        </w:rPr>
        <w:t xml:space="preserve">. </w:t>
      </w:r>
    </w:p>
    <w:p w14:paraId="4A180AA1" w14:textId="0D8940C8" w:rsidR="002E44FC" w:rsidRPr="00A017B4" w:rsidRDefault="002E44FC" w:rsidP="002E44FC">
      <w:pPr>
        <w:pStyle w:val="PARAIndent"/>
        <w:rPr>
          <w:rFonts w:eastAsia="Calibri"/>
        </w:rPr>
      </w:pPr>
      <w:r w:rsidRPr="00A017B4">
        <w:rPr>
          <w:rFonts w:eastAsia="Calibri"/>
        </w:rPr>
        <w:t xml:space="preserve">At present, conventional approaches to assessing ENDS puff behavior are severely limited by relying on self-report, employing a variation of the following question from the widely used Penn State Electronic Cigarette Dependence Index </w:t>
      </w:r>
      <w:r w:rsidRPr="00A017B4">
        <w:rPr>
          <w:rFonts w:eastAsia="Calibri"/>
        </w:rPr>
        <w:fldChar w:fldCharType="begin"/>
      </w:r>
      <w:r w:rsidRPr="00A017B4">
        <w:rPr>
          <w:rFonts w:eastAsia="Calibri"/>
        </w:rPr>
        <w:instrText xml:space="preserve"> ADDIN ZOTERO_ITEM CSL_CITATION {"citationID":"We3edmH7","properties":{"formattedCitation":"[10]","plainCitation":"[10]","noteIndex":0},"citationItems":[{"id":"szr9gmmh/M3aURWmr","uris":["http://zotero.org/users/7427997/items/9CPCMZI6",["http://zotero.org/users/7427997/items/9CPCMZI6"]],"itemData":{"id":62,"type":"article-journal","container-title":"Nicotine &amp; Tobacco Research","issue":"2","note":"publisher: Oxford University Press UK","page":"186–192","source":"Google Scholar","title":"Development of a questionnaire for assessing dependence on electronic cigarettes among a large sample of ex-smoking E-cigarette users","volume":"17","author":[{"family":"Foulds","given":"Jonathan"},{"family":"Veldheer","given":"Susan"},{"family":"Yingst","given":"Jessica"},{"family":"Hrabovsky","given":"Shari"},{"family":"Wilson","given":"Stephen J."},{"family":"Nichols","given":"Travis T."},{"family":"Eissenberg","given":"Thomas"}],"issued":{"date-parts":[["2015"]]}}}],"schema":"https://github.com/citation-style-language/schema/raw/master/csl-citation.json"} </w:instrText>
      </w:r>
      <w:r w:rsidRPr="00A017B4">
        <w:rPr>
          <w:rFonts w:eastAsia="Calibri"/>
        </w:rPr>
        <w:fldChar w:fldCharType="separate"/>
      </w:r>
      <w:r w:rsidRPr="00A017B4">
        <w:rPr>
          <w:rFonts w:eastAsia="Calibri" w:cs="Times"/>
        </w:rPr>
        <w:t>[10]</w:t>
      </w:r>
      <w:r w:rsidRPr="00A017B4">
        <w:rPr>
          <w:rFonts w:eastAsia="Calibri"/>
        </w:rPr>
        <w:fldChar w:fldCharType="end"/>
      </w:r>
      <w:r w:rsidRPr="00A017B4">
        <w:rPr>
          <w:rFonts w:eastAsia="Calibri"/>
        </w:rPr>
        <w:t xml:space="preserve">: </w:t>
      </w:r>
      <w:r w:rsidRPr="00A017B4">
        <w:rPr>
          <w:rFonts w:eastAsia="Calibri"/>
          <w:i/>
          <w:iCs/>
        </w:rPr>
        <w:t xml:space="preserve">“How many </w:t>
      </w:r>
      <w:r w:rsidRPr="00A017B4">
        <w:rPr>
          <w:rFonts w:eastAsia="Calibri"/>
          <w:i/>
          <w:iCs/>
          <w:u w:val="single"/>
        </w:rPr>
        <w:t>times</w:t>
      </w:r>
      <w:r w:rsidRPr="00A017B4">
        <w:rPr>
          <w:rFonts w:eastAsia="Calibri"/>
          <w:i/>
          <w:iCs/>
        </w:rPr>
        <w:t xml:space="preserve"> per day do you usually use your electronic cigarette? (assume that one “time” consists of around 15 puffs or lasts around 10 minutes)</w:t>
      </w:r>
      <w:r w:rsidRPr="00A017B4">
        <w:rPr>
          <w:rFonts w:eastAsia="Calibri"/>
        </w:rPr>
        <w:t xml:space="preserve">: 0-4, 5-9, 10-14, 15-19, 20-29, 30+”. </w:t>
      </w:r>
    </w:p>
    <w:p w14:paraId="175CB116" w14:textId="5BEB95F8" w:rsidR="002E44FC" w:rsidRPr="00A017B4" w:rsidRDefault="002E44FC" w:rsidP="002E44FC">
      <w:pPr>
        <w:pStyle w:val="PARAIndent"/>
        <w:rPr>
          <w:rFonts w:eastAsia="Calibri"/>
        </w:rPr>
      </w:pPr>
      <w:r w:rsidRPr="00A017B4">
        <w:rPr>
          <w:rFonts w:eastAsia="Calibri"/>
        </w:rPr>
        <w:t xml:space="preserve">Emerging work supports the utility of instrumenting ENDS to more accurately assess vaping behavior in the natural environment; however, existing approaches remain limited </w:t>
      </w:r>
      <w:r w:rsidRPr="00A017B4">
        <w:rPr>
          <w:rFonts w:eastAsia="Calibri"/>
        </w:rPr>
        <w:fldChar w:fldCharType="begin"/>
      </w:r>
      <w:r w:rsidRPr="00A017B4">
        <w:rPr>
          <w:rFonts w:eastAsia="Calibri"/>
        </w:rPr>
        <w:instrText xml:space="preserve"> ADDIN ZOTERO_ITEM CSL_CITATION {"citationID":"Vno6sgYd","properties":{"formattedCitation":"[11]","plainCitation":"[11]","noteIndex":0},"citationItems":[{"id":"szr9gmmh/Uqd5q4Jj","uris":["http://zotero.org/users/7427997/items/F4AVXP9I",["http://zotero.org/users/7427997/items/F4AVXP9I"]],"itemData":{"id":95,"type":"article-journal","container-title":"Nicotine and Tobacco Research","issue":"5","note":"publisher: Oxford University Press US","page":"681–688","source":"Google Scholar","title":"The application of commercially available mobile cigarette topography devices for e-cigarette vaping behavior measurements","volume":"22","author":[{"family":"Mikheev","given":"Vladimir B."},{"family":"Buehler","given":"Stephanie S."},{"family":"Brinkman","given":"Marielle C."},{"family":"Granville","given":"Courtney A."},{"family":"Lane","given":"Timothy E."},{"family":"Ivanov","given":"Alexander"},{"family":"Cross","given":"Kandice M."},{"family":"Clark","given":"Pamela I."}],"issued":{"date-parts":[["2020"]]}}}],"schema":"https://github.com/citation-style-language/schema/raw/master/csl-citation.json"} </w:instrText>
      </w:r>
      <w:r w:rsidRPr="00A017B4">
        <w:rPr>
          <w:rFonts w:eastAsia="Calibri"/>
        </w:rPr>
        <w:fldChar w:fldCharType="separate"/>
      </w:r>
      <w:r w:rsidRPr="00A017B4">
        <w:t>[11]</w:t>
      </w:r>
      <w:r w:rsidRPr="00A017B4">
        <w:rPr>
          <w:rFonts w:eastAsia="Calibri"/>
        </w:rPr>
        <w:fldChar w:fldCharType="end"/>
      </w:r>
      <w:r w:rsidRPr="00A017B4">
        <w:rPr>
          <w:rFonts w:eastAsia="Calibri"/>
        </w:rPr>
        <w:t xml:space="preserve">. First, some systems, including commercially available puff-topography devices, are obtrusive and/or require frequent user intervention. Second, existing instrumentation systems have limited ability to accommodate the wide range of form factors that characterize the rapidly changing ENDS marketplace </w:t>
      </w:r>
      <w:r w:rsidRPr="00A017B4">
        <w:rPr>
          <w:rFonts w:eastAsia="Calibri"/>
        </w:rPr>
        <w:fldChar w:fldCharType="begin"/>
      </w:r>
      <w:r w:rsidRPr="00A017B4">
        <w:rPr>
          <w:rFonts w:eastAsia="Calibri"/>
        </w:rPr>
        <w:instrText xml:space="preserve"> ADDIN ZOTERO_ITEM CSL_CITATION {"citationID":"63Atuqm6","properties":{"unsorted":false,"formattedCitation":"[9], [12], [13]","plainCitation":"[9], [12], [13]","noteIndex":0},"citationItems":[{"id":"szr9gmmh/ypHGpiPh","uris":["http://zotero.org/users/7427997/items/RWINX9FR",["http://zotero.org/users/7427997/items/RWINX9FR"]],"itemData":{"id":"Q1KAuJHv/tamartUl","type":"article-journal","container-title":"Tobacco control","issue":"suppl 3","note":"publisher: BMJ Publishing Group Ltd","page":"iii3–iii9","source":"Google Scholar","title":"Four hundred and sixty brands of e-cigarettes and counting: implications for product regulation","title-short":"Four hundred and sixty brands of e-cigarettes and counting","volume":"23","author":[{"family":"Zhu","given":"Shu-Hong"},{"family":"Sun","given":"Jessica Y."},{"family":"Bonnevie","given":"Erika"},{"family":"Cummins","given":"Sharon E."},{"family":"Gamst","given":"Anthony"},{"family":"Yin","given":"Lu"},{"family":"Lee","given":"Madeleine"}],"issued":{"date-parts":[["2014"]]}}},{"id":10537,"uris":["http://zotero.org/groups/40885/items/R7EMDCH2"],"itemData":{"id":10537,"type":"article-journal","abstract":"BACKGROUND: Over the last decade, the use of electronic nicotine delivery systems (ENDSs) has risen, whereas studies that describe how consumers use these products have been limited. Most studies related to ENDS use have involved study designs focused on use in a central location environment or attempted to measure use outcomes through subjective self-reported end points. The development of accurate and reliable tools to collect data in a naturalistic real-world environment is necessary to capture the complexities of ENDS use. Using connected devices in a real-world setting provides a convenient and objective approach to collecting behavioral outcomes with ENDS.\nOBJECTIVE: The Product Use and Behavior instrument was developed and used to capture the use of the Vuse Solo ENDS in an ambulatory setting to best replicate real-world use behavior. This study aims to determine overall mean values for topography outcomes while also providing a definition for an ENDS use session.\nMETHODS: A prospective ambulatory clinical study was performed with the Product Use and Behavior instrument. Participants (n=75) were aged between 21 and 60 years, considered in good health, and were required to be established regular users of ENDSs. To better understand use behavior within the population, the sample was sorted into percentiles with bins based on daily puff counts. To frame these data in the relevant context, they were binned into low-, moderate-, and high-use categories (10th to 40th, 40th to 70th, and 70th to 100th percentiles, respectively), with the low-use group representing the nonintense category, the high-use group representing the intense category, and the moderate-use group being reflective of the average consumer.\nRESULTS: Participants with higher daily use took substantially more puffs per use session (6.71 vs 4.40) and puffed more frequently (interpuff interval: 32.78 s vs 61.66 s) than participants in the low-use group. Puff duration remained consistent across the low-, moderate‑, and high-use groups (2.10 s, 2.18 s, and 2.19 s, respectively). The moderate-use group had significantly shorter session lengths (P&lt;.001) than the high- and low-use groups, which did not differ significantly from each other (P=.16).\nCONCLUSIONS: Using connected devices allows for a convenient and robust approach to the collection of behavioral outcomes related to product use in an ambulatory setting. By using the variables captured with these tools, it becomes possible to move away from predefined periods of use to better understand topography outcomes and define use sessions. The data presented here offer a possible method to define these sessions. These data also begin to frame international standards used for the analytical assessments of ENDSs in the correct context and begin to shed light on the differences between standardized testing regimens and actual use behavior.\nTRIAL REGISTRATION: Clinicaltrials.gov NCT04226404; https://clinicaltrials.gov/study/NCT04226404.","container-title":"JMIR formative research","DOI":"10.2196/49876","ISSN":"2561-326X","journalAbbreviation":"JMIR Form Res","language":"eng","page":"e49876","PMID":"37902830","PMCID":"PMC10644193","source":"PubMed","title":"Using a Novel Connected Device for the Collection of Puffing Topography Data for the Vuse Solo Electronic Nicotine Delivery System in a Real-World Setting: Prospective Ambulatory Clinical Study","title-short":"Using a Novel Connected Device for the Collection of Puffing Topography Data for the Vuse Solo Electronic Nicotine Delivery System in a Real-World Setting","volume":"7","author":[{"family":"Underly","given":"Robert"},{"family":"Dull","given":"Gary M."},{"family":"Nudi","given":"Evan"},{"family":"Pionk","given":"Timothy"},{"family":"Prevette","given":"Kristen"},{"family":"Smith","given":"Jeffrey"}],"issued":{"date-parts":[["2023",10,30]]}}},{"id":10535,"uris":["http://zotero.org/groups/40885/items/ZTA8AFRQ"],"itemData":{"id":10535,"type":"paper-conference","abstract":"The proliferation of e-cigarettes and portable vaporizers presents new opportunities for accurately and unobtrusively tracking e-cigarette use. PuffPacket is a hardware and soft-ware research platform that leverages the technology built into vaporizers, e-cigarettes and other electronic drug delivery devices to ubiquitously track their usage. The system piggybacks on the signals these devices use to directly measure and track the nicotine consumed by users. PuffPacket augments e-cigarettes with Bluetooth to calculate the frequency, intensity, and duration of each inhalation. This information is augmented with smartphone-based location and activity information to help identify potential contextual triggers. Puff-Packet is generalizable to a wide variety of electronic nicotine,THC, and other drug delivery devices currently on the mar-ket. The hardware and software for PuffPacket is open-source so it can be expanded upon and leveraged for mobile health tracking research.","collection-title":"CHI '20","container-title":"Proceedings of the 2020 CHI Conference on Human Factors in Computing Systems","DOI":"10.1145/3313831.3376373","ISBN":"978-1-4503-6708-0","page":"1–12","publisher":"Association for Computing Machinery","publisher-place":"New York, NY, USA","source":"ACM Digital Library","title":"PuffPacket: A Platform for Unobtrusively Tracking the Fine-grained Consumption Patterns of E-cigarette Users","title-short":"PuffPacket","URL":"https://dl.acm.org/doi/10.1145/3313831.3376373","author":[{"family":"Adams","given":"Alexander T."},{"family":"Mandel","given":"Ilan"},{"family":"Shats","given":"Anna"},{"family":"Robin","given":"Alina"},{"family":"Choudhury","given":"Tanzeem"}],"accessed":{"date-parts":[["2026",1,27]]},"issued":{"date-parts":[["2020",4,23]]}}}],"schema":"https://github.com/citation-style-language/schema/raw/master/csl-citation.json"} </w:instrText>
      </w:r>
      <w:r w:rsidRPr="00A017B4">
        <w:rPr>
          <w:rFonts w:eastAsia="Calibri"/>
        </w:rPr>
        <w:fldChar w:fldCharType="separate"/>
      </w:r>
      <w:r w:rsidRPr="00A017B4">
        <w:t>[9], [12], [13]</w:t>
      </w:r>
      <w:r w:rsidRPr="00A017B4">
        <w:rPr>
          <w:rFonts w:eastAsia="Calibri"/>
        </w:rPr>
        <w:fldChar w:fldCharType="end"/>
      </w:r>
      <w:r w:rsidRPr="00A017B4">
        <w:rPr>
          <w:rFonts w:eastAsia="Calibri"/>
        </w:rPr>
        <w:t xml:space="preserve">. </w:t>
      </w:r>
    </w:p>
    <w:p w14:paraId="5A02505D" w14:textId="32B62EAE" w:rsidR="002E44FC" w:rsidRPr="00A017B4" w:rsidRDefault="002E44FC" w:rsidP="002E44FC">
      <w:pPr>
        <w:pStyle w:val="PARAIndent"/>
        <w:rPr>
          <w:rFonts w:eastAsia="Calibri"/>
        </w:rPr>
      </w:pPr>
      <w:r w:rsidRPr="00A017B4">
        <w:rPr>
          <w:rFonts w:eastAsia="Calibri"/>
        </w:rPr>
        <w:t xml:space="preserve">One class of approaches embeds sensors within the ENDS device itself. For example, </w:t>
      </w:r>
      <w:r w:rsidRPr="00A017B4">
        <w:rPr>
          <w:rFonts w:eastAsia="Calibri"/>
        </w:rPr>
        <w:fldChar w:fldCharType="begin"/>
      </w:r>
      <w:r w:rsidRPr="00A017B4">
        <w:rPr>
          <w:rFonts w:eastAsia="Calibri"/>
        </w:rPr>
        <w:instrText xml:space="preserve"> ADDIN ZOTERO_ITEM CSL_CITATION {"citationID":"pTMbuMeS","properties":{"formattedCitation":"[14]","plainCitation":"[14]","noteIndex":0},"citationItems":[{"id":"szr9gmmh/ECyLyDk5","uris":["http://zotero.org/users/12158785/items/T85H853W"],"itemData":{"id":4763,"type":"article-journal","abstract":"Background: Assessing the naturalistic puff topography and associated nicotine consumption during e-cigarette use is important as such information will not only unveil how these products are being consumed in real-world conditions, but also enable investigators and regulatory bodies to conduct quantitative, accurate, and realistic harmful exposure and nicotine abuse liability risk assessments based on actual e-cigarette use. Conventional approaches cannot accurately, conveniently, and noninvasively determine e-cigarette puff topography in a natural use environment. Thus, novel technology-enabled systems that do not primarily rely on self-report mechanisms or intrusive measurements to monitor e-cigarette product use behaviors are highly desired.\nObjective: This study aimed to explore and demonstrate the feasibility of a novel puff recording electronic nicotine delivery system (PR-ENDS) device for measuring naturalistic puff topography and estimating nicotine consumption during the ad libitum use of products among smokers and vapers.\nMethods: An ancillary data analysis based on a completed parent study was conducted. The parent study was a 1-way randomized controlled open-label puff topography and nicotine pharmacokinetic assessment carried out in 24 healthy adults (12 smokers and 12 vapers). Participants were assigned a randomized product use sequence of a PR-ENDS device within 5 site visits for both controlled and ad libitum product use sessions. Blood samples were obtained for plasma nicotine analysis, and questionnaires were administered at various time points. During the ad libitum use session, puff topography was measured using a Clinical Research Support System (CReSS) device as a benchmark, as well as the PR-ENDS device with a built-in puff recording feature.\nResults: There were no significant differences in representative puff topography parameters (number of puffs, total puff duration, and average puff duration) between the PR-ENDS and CReSS devices at the populational level across different device powers, e-liquid nicotine strengths, and flavors. The nicotine consumption estimated by the PR-ENDS device suggested that this device can be employed as a convenient monitoring tool for estimating nicotine use without measuring e-liquid weight loss between puffs. The linear relationship between nicotine consumption estimated by the PR-ENDS device and the pharmacokinetic parameter AUCad lib (plasma concentration-time curve for 1-hour ad libitum use) substantiated the potential of using this device as a pragmatic, noninvasive, and convenient means for estimating nicotine intake in the human body without blood collection.\nConclusions: The novel PR-ENDS device was feasible for assessing naturalistic puff topography and estimating nicotine consumption and intake in the human body during ad libitum use. Several key factors can influence users’ puff topography, including device power levels, e-liquid nicotine strengths, and flavors. The study results pave the way for further research in the real-time measurement of naturalistic puff topography and puffing behaviors in the real world.","container-title":"JMIR Formative Research","DOI":"10.2196/42544","issue":"1","language":"EN","license":"Unless stated otherwise, all articles are open-access distributed under the terms of the Creative Commons Attribution License (http://creativecommons.org/licenses/by/2.0/), which permits unrestricted use, distribution, and reproduction in any medium, provided the original work (\"first published in the Journal of Medical Internet Research...\") is properly cited with original URL and bibliographic citation information. The complete bibliographic information, a link to the original publication on http://www.jmir.org/, as well as this copyright and license information must be included.","note":"Company: JMIR Formative Research\nDistributor: JMIR Formative Research\nInstitution: JMIR Formative Research\nLabel: JMIR Formative Research\npublisher: JMIR Publications Inc., Toronto, Canada","page":"e42544","source":"formative.jmir.org","title":"A Novel Puff Recording Electronic Nicotine Delivery System for Assessing Naturalistic Puff Topography and Nicotine Consumption During Ad Libitum Use: Ancillary Study","title-short":"A Novel Puff Recording Electronic Nicotine Delivery System for Assessing Naturalistic Puff Topography and Nicotine Consumption During Ad Libitum Use","volume":"7","author":[{"family":"Gao","given":"Xiang"},{"family":"Fewx","given":"Melody"},{"family":"Sprock","given":"John"},{"family":"Jiang","given":"Huanhuan"},{"family":"Gao","given":"Yong"},{"family":"Liu","given":"Yatao"}],"issued":{"date-parts":[["2023",1,16]]}}}],"schema":"https://github.com/citation-style-language/schema/raw/master/csl-citation.json"} </w:instrText>
      </w:r>
      <w:r w:rsidRPr="00A017B4">
        <w:rPr>
          <w:rFonts w:eastAsia="Calibri"/>
        </w:rPr>
        <w:fldChar w:fldCharType="separate"/>
      </w:r>
      <w:r w:rsidRPr="00A017B4">
        <w:rPr>
          <w:rFonts w:eastAsia="Calibri"/>
        </w:rPr>
        <w:t>[14]</w:t>
      </w:r>
      <w:r w:rsidRPr="00A017B4">
        <w:rPr>
          <w:rFonts w:eastAsia="Calibri"/>
        </w:rPr>
        <w:fldChar w:fldCharType="end"/>
      </w:r>
      <w:r w:rsidRPr="00A017B4">
        <w:rPr>
          <w:rFonts w:eastAsia="Calibri"/>
        </w:rPr>
        <w:t xml:space="preserve"> describes a refillable ENDS with built-in puff monitoring that infers puff duration from button-press timing, and  </w:t>
      </w:r>
      <w:r w:rsidRPr="00A017B4">
        <w:rPr>
          <w:rFonts w:eastAsia="Calibri"/>
        </w:rPr>
        <w:fldChar w:fldCharType="begin"/>
      </w:r>
      <w:r w:rsidRPr="00A017B4">
        <w:rPr>
          <w:rFonts w:eastAsia="Calibri"/>
        </w:rPr>
        <w:instrText xml:space="preserve"> ADDIN ZOTERO_ITEM CSL_CITATION {"citationID":"S3uA1IO6","properties":{"formattedCitation":"[15]","plainCitation":"[15]","noteIndex":0},"citationItems":[{"id":"szr9gmmh/VUhWLtC7","uris":["http://zotero.org/users/12158785/items/HUE4Y624"],"itemData":{"id":4772,"type":"article-journal","abstract":"To study and monitor the adverse health consequences of using electronic cigarettes, a user’s puff topography, which are quantification parameters of the user’s vaping habits, plays a central role. In this work, we introduce a topography sensor to measure the mass of total particulate matter generated in every puff and to estimate the nicotine yield. The sensor is compact and low-cost, and is integrated into the electronic cigarette device to promptly and conveniently monitor the user’s daily puff topography. The topography sensor is comprised of a photometric sensor and a pressure sensor. The photometric sensor measures the mass concentration of the aerosol, based on scattering of near-infrared light from airborne particles, while the pressure sensor measures the flow rate. The topography sensor was tested under various conditions including a wide range of atomizer power, puff duration, and inhalation pressure. The sensor’s accuracy was validated by comparing the sensor’s readings with reference measurements, and the results matched closely with the trends reported by existing studies on electronic cigarettes. An example application for tracking a user’s puff topography was also demonstrated. Our topography sensor holds great promise in mitigating the health risks of vaping, and in promoting quality control of electronic cigarette products.","container-title":"Sensors","DOI":"10.3390/s23198220","ISSN":"1424-8220","issue":"19","language":"en","license":"http://creativecommons.org/licenses/by/3.0/","note":"number: 19\npublisher: Multidisciplinary Digital Publishing Institute","page":"8220","source":"www.mdpi.com","title":"Photometric Monitoring of Electronic Cigarette Puff Topography","volume":"23","author":[{"family":"Kolaczyk","given":"Keith"},{"family":"Jiang","given":"Hao"}],"issued":{"date-parts":[["2023",1]]}}}],"schema":"https://github.com/citation-style-language/schema/raw/master/csl-citation.json"} </w:instrText>
      </w:r>
      <w:r w:rsidRPr="00A017B4">
        <w:rPr>
          <w:rFonts w:eastAsia="Calibri"/>
        </w:rPr>
        <w:fldChar w:fldCharType="separate"/>
      </w:r>
      <w:r w:rsidRPr="00A017B4">
        <w:rPr>
          <w:rFonts w:eastAsia="Calibri"/>
        </w:rPr>
        <w:t>[15]</w:t>
      </w:r>
      <w:r w:rsidRPr="00A017B4">
        <w:rPr>
          <w:rFonts w:eastAsia="Calibri"/>
        </w:rPr>
        <w:fldChar w:fldCharType="end"/>
      </w:r>
      <w:r w:rsidRPr="00A017B4">
        <w:rPr>
          <w:rFonts w:eastAsia="Calibri"/>
        </w:rPr>
        <w:t xml:space="preserve"> presents a custom ENDS incorporating a photometric sensor and pressure transducer to estimate particulate matter and nicotine dose per puff. These custom devices are not broadly available and cannot be used in real-world, large-scale studies.</w:t>
      </w:r>
    </w:p>
    <w:p w14:paraId="25D1E28B" w14:textId="4A050DED" w:rsidR="002E44FC" w:rsidRPr="00A017B4" w:rsidRDefault="002E44FC" w:rsidP="002E44FC">
      <w:pPr>
        <w:pStyle w:val="PARAIndent"/>
        <w:rPr>
          <w:rFonts w:eastAsia="Calibri"/>
        </w:rPr>
      </w:pPr>
      <w:r w:rsidRPr="00A017B4">
        <w:t xml:space="preserve"> </w:t>
      </w:r>
      <w:r w:rsidRPr="00A017B4">
        <w:rPr>
          <w:rFonts w:eastAsia="Calibri"/>
          <w:bCs/>
          <w:noProof/>
        </w:rPr>
        <w:t xml:space="preserve">A second class extends puff-topography methods from combustible cigarettes by measuring aerosol flow through external sensor assemblies. For example, a Bernoulli flow-cell system was developed to assess puff flow rate via differential pressure </w:t>
      </w:r>
      <w:r w:rsidRPr="00A017B4">
        <w:rPr>
          <w:rFonts w:eastAsia="Calibri"/>
        </w:rPr>
        <w:fldChar w:fldCharType="begin"/>
      </w:r>
      <w:r w:rsidRPr="00A017B4">
        <w:rPr>
          <w:rFonts w:eastAsia="Calibri"/>
        </w:rPr>
        <w:instrText xml:space="preserve"> ADDIN ZOTERO_ITEM CSL_CITATION {"citationID":"E80s8nTo","properties":{"formattedCitation":"[16]","plainCitation":"[16]","noteIndex":0},"citationItems":[{"id":"szr9gmmh/edPIyFIx","uris":["http://zotero.org/users/12158785/items/FRI3IGDU"],"itemData":{"id":4770,"type":"article-journal","abstract":"There are few known puff topography devices designed solely for gathering electronic cigarette puff topography information, and none made for high-powered sub-ohm devices. Ten replicate Bernoulli flow cells were designed and 3D printed. The relationship between square root of pressure difference and flow rate was determined across 0–70 L/min. One representative flow cell was used to estimate puff volume and flow rate under six simulated puffing regimes (0.710 L, 2.000 L and 3.000 L, at low and high flow rates) to determine the system’s accuracy and utility of using dual pressure sensors for flow measurement. The relationship between flow rate and square root of pressure differential for the ten replicate cells was best fit with a quadratic model (R2 = 0.9991, p &lt; 0.0001). The higher-pressure sensor was accurate at both low and high flow rates for 0.71 L (102% and 111% respectively), 2.00 L (96% and 103% respectively), and 3.00 L (100.1% and 107% respectively) but the lower-pressure sensor provided no utility, underpredicting volume and flow. This puff topography system generates very little resistance to flow, easily fits between user’s atomizer and mouthpiece, and is calibrated to measure flows up to 70 L/min.","container-title":"International Journal of Environmental Research and Public Health","DOI":"10.3390/ijerph19137989","ISSN":"1660-4601","issue":"13","language":"en","license":"http://creativecommons.org/licenses/by/3.0/","note":"number: 13\npublisher: Multidisciplinary Digital Publishing Institute","page":"7989","source":"www.mdpi.com","title":"Validation of a High Flow Rate Puff Topography System Designed for Measurement of Sub-Ohm, Third Generation Electronic Nicotine Delivery Systems","volume":"19","author":[{"family":"Floyd","given":"Evan"},{"family":"Oni","given":"Toluwanimi"},{"family":"Cai","given":"Changjie"},{"family":"Rehman","given":"Bilal"},{"family":"Hwang","given":"Jooyeon"},{"family":"Watson","given":"Tyler"}],"issued":{"date-parts":[["2022",1]]}}}],"schema":"https://github.com/citation-style-language/schema/raw/master/csl-citation.json"} </w:instrText>
      </w:r>
      <w:r w:rsidRPr="00A017B4">
        <w:rPr>
          <w:rFonts w:eastAsia="Calibri"/>
        </w:rPr>
        <w:fldChar w:fldCharType="separate"/>
      </w:r>
      <w:r w:rsidRPr="00A017B4">
        <w:rPr>
          <w:rFonts w:eastAsia="Calibri"/>
        </w:rPr>
        <w:t>[16]</w:t>
      </w:r>
      <w:r w:rsidRPr="00A017B4">
        <w:rPr>
          <w:rFonts w:eastAsia="Calibri"/>
        </w:rPr>
        <w:fldChar w:fldCharType="end"/>
      </w:r>
      <w:r w:rsidRPr="00A017B4">
        <w:t>, and the Wireless Portable Use Monitor (wPUM) used an orifice plate coupled with a differential pressure sensor to capture puffing topography in naturalistic settings</w:t>
      </w:r>
      <w:r w:rsidRPr="00A017B4">
        <w:rPr>
          <w:rFonts w:eastAsia="Calibri"/>
        </w:rPr>
        <w:t xml:space="preserve"> </w:t>
      </w:r>
      <w:r w:rsidRPr="00A017B4">
        <w:rPr>
          <w:rFonts w:eastAsia="Calibri"/>
        </w:rPr>
        <w:fldChar w:fldCharType="begin"/>
      </w:r>
      <w:r w:rsidRPr="00A017B4">
        <w:rPr>
          <w:rFonts w:eastAsia="Calibri"/>
        </w:rPr>
        <w:instrText xml:space="preserve"> ADDIN ZOTERO_ITEM CSL_CITATION {"citationID":"O0zma2IC","properties":{"formattedCitation":"[17]","plainCitation":"[17]","noteIndex":0},"citationItems":[{"id":"szr9gmmh/Hi0NFbPF","uris":["http://zotero.org/users/12158785/items/UMQIV345"],"itemData":{"id":4776,"type":"article-journal","abstract":"This paper presents the results of a clinical, observational, descriptive study to quantify the use patterns of electronic cigarette users in their natural environment. Previously published work regarding puff topography has been widely indirect in nature, and qualitative rather than quantitative, with the exception of three studies conducted in a laboratory environment for limited amounts of time. The current study quantifies the variation in puffing behaviors among users as well as the variation for a given user throughout the course of a day. Puff topography characteristics computed for each puffing session by each subject include the number of subject puffs per puffing session, the mean puff duration per session, the mean puff flow rate per session, the mean puff volume per session, and the cumulative puff volume per session. The same puff topography characteristics are computed across all puffing sessions by each single subject and across all subjects in the study cohort. Results indicate significant inter-subject variability with regard to puffing topography, suggesting that a range of representative puffing topography patterns should be used to drive machine-puffed electronic cigarette aerosol evaluation systems.","container-title":"PLOS ONE","DOI":"10.1371/journal.pone.0129296","ISSN":"1932-6203","issue":"6","journalAbbreviation":"PLOS ONE","language":"en","note":"publisher: Public Library of Science","page":"e0129296","source":"PLoS Journals","title":"Electronic Cigarette Topography in the Natural Environment","volume":"10","author":[{"family":"Robinson","given":"R. J."},{"family":"Hensel","given":"E. C."},{"family":"Morabito","given":"P. N."},{"family":"Roundtree","given":"K. A."}],"issued":{"date-parts":[["2015",6,8]]}}}],"schema":"https://github.com/citation-style-language/schema/raw/master/csl-citation.json"} </w:instrText>
      </w:r>
      <w:r w:rsidRPr="00A017B4">
        <w:rPr>
          <w:rFonts w:eastAsia="Calibri"/>
        </w:rPr>
        <w:fldChar w:fldCharType="separate"/>
      </w:r>
      <w:r w:rsidRPr="00A017B4">
        <w:rPr>
          <w:rFonts w:eastAsia="Calibri"/>
        </w:rPr>
        <w:t>[17]</w:t>
      </w:r>
      <w:r w:rsidRPr="00A017B4">
        <w:rPr>
          <w:rFonts w:eastAsia="Calibri"/>
        </w:rPr>
        <w:fldChar w:fldCharType="end"/>
      </w:r>
      <w:r w:rsidRPr="00A017B4">
        <w:rPr>
          <w:rFonts w:eastAsia="Calibri"/>
        </w:rPr>
        <w:t>. While analytically robust, these methods require aerosol flow through external sensor systems, and are challenging to connect to the wide variety of mouthpiece shapes found in ENDS. A more significant limitation is that such systems are often bulky and obtrusive and, in some cases (e.g., wPUM), require user intervention to initiate or record each vaping session, thereby limiting their practicality for real-world monitoring.</w:t>
      </w:r>
    </w:p>
    <w:p w14:paraId="7FECB167" w14:textId="71BFBF74" w:rsidR="002E44FC" w:rsidRPr="00A017B4" w:rsidRDefault="002E44FC" w:rsidP="002E44FC">
      <w:pPr>
        <w:pStyle w:val="PARAIndent"/>
        <w:rPr>
          <w:rFonts w:eastAsia="Calibri"/>
        </w:rPr>
      </w:pPr>
      <w:r w:rsidRPr="00A017B4">
        <w:rPr>
          <w:rFonts w:eastAsia="Calibri"/>
        </w:rPr>
        <w:t xml:space="preserve">A third class attaches external sensors to the ENDS body to detect electrical signals associated with vaping. PuffPacket </w:t>
      </w:r>
      <w:r w:rsidRPr="00A017B4">
        <w:rPr>
          <w:rFonts w:eastAsia="Calibri"/>
        </w:rPr>
        <w:fldChar w:fldCharType="begin"/>
      </w:r>
      <w:r w:rsidRPr="00A017B4">
        <w:rPr>
          <w:rFonts w:eastAsia="Calibri"/>
        </w:rPr>
        <w:instrText xml:space="preserve"> ADDIN ZOTERO_ITEM CSL_CITATION {"citationID":"fPOmUITA","properties":{"unsorted":false,"formattedCitation":"[13]","plainCitation":"[13]","noteIndex":0},"citationItems":[{"id":10535,"uris":["http://zotero.org/groups/40885/items/ZTA8AFRQ"],"itemData":{"id":10535,"type":"paper-conference","abstract":"The proliferation of e-cigarettes and portable vaporizers presents new opportunities for accurately and unobtrusively tracking e-cigarette use. PuffPacket is a hardware and soft-ware research platform that leverages the technology built into vaporizers, e-cigarettes and other electronic drug delivery devices to ubiquitously track their usage. The system piggybacks on the signals these devices use to directly measure and track the nicotine consumed by users. PuffPacket augments e-cigarettes with Bluetooth to calculate the frequency, intensity, and duration of each inhalation. This information is augmented with smartphone-based location and activity information to help identify potential contextual triggers. Puff-Packet is generalizable to a wide variety of electronic nicotine,THC, and other drug delivery devices currently on the mar-ket. The hardware and software for PuffPacket is open-source so it can be expanded upon and leveraged for mobile health tracking research.","collection-title":"CHI '20","container-title":"Proceedings of the 2020 CHI Conference on Human Factors in Computing Systems","DOI":"10.1145/3313831.3376373","ISBN":"978-1-4503-6708-0","page":"1–12","publisher":"Association for Computing Machinery","publisher-place":"New York, NY, USA","source":"ACM Digital Library","title":"PuffPacket: A Platform for Unobtrusively Tracking the Fine-grained Consumption Patterns of E-cigarette Users","title-short":"PuffPacket","URL":"https://dl.acm.org/doi/10.1145/3313831.3376373","author":[{"family":"Adams","given":"Alexander T."},{"family":"Mandel","given":"Ilan"},{"family":"Shats","given":"Anna"},{"family":"Robin","given":"Alina"},{"family":"Choudhury","given":"Tanzeem"}],"accessed":{"date-parts":[["2026",1,27]]},"issued":{"date-parts":[["2020",4,23]]}}}],"schema":"https://github.com/citation-style-language/schema/raw/master/csl-citation.json"} </w:instrText>
      </w:r>
      <w:r w:rsidRPr="00A017B4">
        <w:rPr>
          <w:rFonts w:eastAsia="Calibri"/>
        </w:rPr>
        <w:fldChar w:fldCharType="separate"/>
      </w:r>
      <w:r w:rsidRPr="00A017B4">
        <w:rPr>
          <w:rFonts w:eastAsia="Calibri"/>
        </w:rPr>
        <w:t>[13]</w:t>
      </w:r>
      <w:r w:rsidRPr="00A017B4">
        <w:rPr>
          <w:rFonts w:eastAsia="Calibri"/>
        </w:rPr>
        <w:fldChar w:fldCharType="end"/>
      </w:r>
      <w:r w:rsidRPr="00A017B4">
        <w:rPr>
          <w:rFonts w:eastAsia="Calibri"/>
        </w:rPr>
        <w:t xml:space="preserve"> monitors voltage or current at the heating element via wired probes, enabling puff detection and duration measurement with Bluetooth data transmission, but requiring electrical contact with accessible ENDS circuitry. More recently, PuffEM </w:t>
      </w:r>
      <w:r w:rsidRPr="00A017B4">
        <w:rPr>
          <w:rFonts w:eastAsia="Calibri"/>
        </w:rPr>
        <w:fldChar w:fldCharType="begin"/>
      </w:r>
      <w:r w:rsidRPr="00A017B4">
        <w:rPr>
          <w:rFonts w:eastAsia="Calibri"/>
        </w:rPr>
        <w:instrText xml:space="preserve"> ADDIN ZOTERO_ITEM CSL_CITATION {"citationID":"4AWwAwy4","properties":{"unsorted":false,"formattedCitation":"[18]","plainCitation":"[18]","noteIndex":0},"citationItems":[{"id":10556,"uris":["http://zotero.org/users/45968/items/NXPMGGLD"],"itemData":{"id":10556,"type":"paper-conference","abstract":"With the increasing prevalence of Electronic Nicotine Delivery Systems (ENDS), understanding vaping behaviors and nicotine intake is essential. Existing methods such as self-reports, gesture-based monitoring, and sensor-based methods lack reliability, adaptability, and real-time vaping event data. We introduce PuffEM, a low-power, versatile system that detects vaping events reliably using a touch sensor and on-the-surface magnetometer to estimate nicotine intake. Integrated with a mobile app, it collects sensor and contextual data, supporting vaping and addiction research and health interventions. Lab tests confirm PuffEM's ability to detect vaping events, function across three ENDS devices, and estimate vaporized nicotine liquid. A five-day in-wild study (2 participants, 753 puffs, 41 sessions, 5.79 hours) demonstrated high usability and low burden, validating real-world feasibility. By combining specialized hardware (touch, magnetometer, IMU sensors) with a mobile platform, PuffEM enables reliable vaping detection, behavioral insights, and scalable smoking cessation interventions.","collection-title":"CHASE '25","container-title":"Proceedings of the ACM/IEEE International Conference on Connected Health: Applications, Systems and Engineering Technologies","DOI":"10.1145/3721201.3721393","ISBN":"979-8-4007-1539-6","page":"129–133","publisher":"Association for Computing Machinery","publisher-place":"New York, NY, USA","source":"ACM Digital Library","title":"PuffEM: An E-cigarette Sleeve for Estimating User Nicotine Intake","title-short":"PuffEM","URL":"https://dl.acm.org/doi/10.1145/3721201.3721393","author":[{"family":"Wang","given":"Yiyang"},{"family":"Goel","given":"Rishabh"},{"family":"Hassan","given":"Sheraz"},{"family":"Doscher","given":"Taegen J"},{"family":"Wang","given":"Shilin"},{"family":"Whalen","given":"Lexington Allen"},{"family":"Gandhi","given":"Aditya S"},{"family":"Sangar","given":"Yaman S"},{"family":"Cabral","given":"Alex"},{"family":"Xu","given":"Xuhai"},{"family":"Hester","given":"Josiah"},{"family":"Adams","given":"Alexander T"}],"accessed":{"date-parts":[["2026",4,16]]},"issued":{"date-parts":[["2025",11,12]]}}}],"schema":"https://github.com/citation-style-language/schema/raw/master/csl-citation.json"} </w:instrText>
      </w:r>
      <w:r w:rsidRPr="00A017B4">
        <w:rPr>
          <w:rFonts w:eastAsia="Calibri"/>
        </w:rPr>
        <w:fldChar w:fldCharType="separate"/>
      </w:r>
      <w:r w:rsidRPr="00A017B4">
        <w:rPr>
          <w:rFonts w:eastAsia="Calibri"/>
        </w:rPr>
        <w:t>[18]</w:t>
      </w:r>
      <w:r w:rsidRPr="00A017B4">
        <w:rPr>
          <w:rFonts w:eastAsia="Calibri"/>
        </w:rPr>
        <w:fldChar w:fldCharType="end"/>
      </w:r>
      <w:del w:id="55" w:author="Reviewer-Response Edit" w:date="2026-08-04T00:00:00Z">
        <w:r w:rsidRPr="00A017B4">
          <w:rPr>
            <w:rFonts w:eastAsia="Calibri"/>
          </w:rPr>
          <w:delText xml:space="preserve"> introduced surface-mounted magnetometer approach for detecting the electromagnetic field generated by atomizer current, eliminating the need for wired access, but was validated on only three ENDS devices and in a five-day field study with two participants using only one ENDS device, i.e., JUUL.</w:delText>
        </w:r>
      </w:del>
      <w:ins w:id="56" w:author="Reviewer-Response Edit" w:date="2026-08-04T00:00:00Z">
        <w:r w:rsidRPr="00A017B4">
          <w:rPr>
            <w:rFonts w:eastAsia="Calibri"/>
          </w:rPr>
          <w:t xml:space="preserve"> introduced a surface-mounted magnetometer approach that measures the magnetic flux </w:t>
        </w:r>
        <w:r w:rsidRPr="00A017B4">
          <w:rPr>
            <w:rFonts w:eastAsia="Calibri"/>
          </w:rPr>
          <w:t>density produced by atomizer current, eliminating the need for wired access, but was validated on only three ENDS devices and in a five-day field study with two participants using only one ENDS device, i.e., JUUL. FRIENDS uses a different transduction principle: an inductive pickup coil whose induced voltage is proportional to the time derivative of the coupled atomizer current rather than to the field itself. Electromagnetic sensing of atomizer activation is therefore not introduced by the present work; Table 1 summarizes the differences between FRIENDS and prior ENDS monitoring systems.</w:t>
        </w:r>
      </w:ins>
    </w:p>
    <w:p w14:paraId="4FD22FCC" w14:textId="77777777" w:rsidR="00D014DB" w:rsidRPr="00A017B4" w:rsidRDefault="00000000">
      <w:pPr>
        <w:pStyle w:val="BodyText"/>
        <w:rPr>
          <w:ins w:id="57" w:author="Reviewer-Response Edit" w:date="2026-08-04T00:00:00Z"/>
        </w:rPr>
      </w:pPr>
      <w:ins w:id="58" w:author="Reviewer-Response Edit" w:date="2026-08-04T00:00:00Z">
        <w:r w:rsidRPr="00A017B4">
          <w:t>Table 1. Comparison of instrumented approaches to measuring ENDS use. Entries reflect only characteristics reported in the cited primary sources.</w:t>
        </w:r>
      </w:ins>
    </w:p>
    <w:tbl>
      <w:tblPr>
        <w:tblW w:w="4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1000"/>
        <w:gridCol w:w="850"/>
        <w:gridCol w:w="950"/>
        <w:gridCol w:w="1100"/>
      </w:tblGrid>
      <w:tr w:rsidR="00D014DB" w:rsidRPr="00A017B4" w14:paraId="0C8A4380" w14:textId="77777777">
        <w:trPr>
          <w:ins w:id="59" w:author="Reviewer-Response Edit" w:date="2026-08-04T00:00:00Z"/>
        </w:trPr>
        <w:tc>
          <w:tcPr>
            <w:tcW w:w="1000" w:type="dxa"/>
          </w:tcPr>
          <w:p w14:paraId="4D80968D" w14:textId="77777777" w:rsidR="00D014DB" w:rsidRPr="00A017B4" w:rsidRDefault="00000000">
            <w:pPr>
              <w:rPr>
                <w:ins w:id="60" w:author="Reviewer-Response Edit" w:date="2026-08-04T00:00:00Z"/>
                <w:b/>
                <w:sz w:val="16"/>
              </w:rPr>
            </w:pPr>
            <w:ins w:id="61" w:author="Reviewer-Response Edit" w:date="2026-08-04T00:00:00Z">
              <w:r w:rsidRPr="00A017B4">
                <w:rPr>
                  <w:b/>
                  <w:sz w:val="16"/>
                </w:rPr>
                <w:t>Characteristic</w:t>
              </w:r>
            </w:ins>
          </w:p>
        </w:tc>
        <w:tc>
          <w:tcPr>
            <w:tcW w:w="1000" w:type="dxa"/>
          </w:tcPr>
          <w:p w14:paraId="591C7936" w14:textId="77777777" w:rsidR="00D014DB" w:rsidRPr="00A017B4" w:rsidRDefault="00000000">
            <w:pPr>
              <w:rPr>
                <w:ins w:id="62" w:author="Reviewer-Response Edit" w:date="2026-08-04T00:00:00Z"/>
                <w:b/>
                <w:sz w:val="16"/>
              </w:rPr>
            </w:pPr>
            <w:ins w:id="63" w:author="Reviewer-Response Edit" w:date="2026-08-04T00:00:00Z">
              <w:r w:rsidRPr="00A017B4">
                <w:rPr>
                  <w:b/>
                  <w:sz w:val="16"/>
                </w:rPr>
                <w:t>Airflow topography [16],[17],[19]</w:t>
              </w:r>
            </w:ins>
          </w:p>
        </w:tc>
        <w:tc>
          <w:tcPr>
            <w:tcW w:w="850" w:type="dxa"/>
          </w:tcPr>
          <w:p w14:paraId="3462EC3A" w14:textId="77777777" w:rsidR="00D014DB" w:rsidRPr="00A017B4" w:rsidRDefault="00000000">
            <w:pPr>
              <w:rPr>
                <w:ins w:id="64" w:author="Reviewer-Response Edit" w:date="2026-08-04T00:00:00Z"/>
                <w:b/>
                <w:sz w:val="16"/>
              </w:rPr>
            </w:pPr>
            <w:ins w:id="65" w:author="Reviewer-Response Edit" w:date="2026-08-04T00:00:00Z">
              <w:r w:rsidRPr="00A017B4">
                <w:rPr>
                  <w:b/>
                  <w:sz w:val="16"/>
                </w:rPr>
                <w:t>PuffPacket [13]</w:t>
              </w:r>
            </w:ins>
          </w:p>
        </w:tc>
        <w:tc>
          <w:tcPr>
            <w:tcW w:w="950" w:type="dxa"/>
          </w:tcPr>
          <w:p w14:paraId="520D3E38" w14:textId="77777777" w:rsidR="00D014DB" w:rsidRPr="00A017B4" w:rsidRDefault="00000000">
            <w:pPr>
              <w:rPr>
                <w:ins w:id="66" w:author="Reviewer-Response Edit" w:date="2026-08-04T00:00:00Z"/>
                <w:b/>
                <w:sz w:val="16"/>
              </w:rPr>
            </w:pPr>
            <w:ins w:id="67" w:author="Reviewer-Response Edit" w:date="2026-08-04T00:00:00Z">
              <w:r w:rsidRPr="00A017B4">
                <w:rPr>
                  <w:b/>
                  <w:sz w:val="16"/>
                </w:rPr>
                <w:t>PuffEM [18]</w:t>
              </w:r>
            </w:ins>
          </w:p>
        </w:tc>
        <w:tc>
          <w:tcPr>
            <w:tcW w:w="1100" w:type="dxa"/>
          </w:tcPr>
          <w:p w14:paraId="6118B951" w14:textId="77777777" w:rsidR="00D014DB" w:rsidRPr="00A017B4" w:rsidRDefault="00000000">
            <w:pPr>
              <w:rPr>
                <w:ins w:id="68" w:author="Reviewer-Response Edit" w:date="2026-08-04T00:00:00Z"/>
                <w:b/>
                <w:sz w:val="16"/>
              </w:rPr>
            </w:pPr>
            <w:ins w:id="69" w:author="Reviewer-Response Edit" w:date="2026-08-04T00:00:00Z">
              <w:r w:rsidRPr="00A017B4">
                <w:rPr>
                  <w:b/>
                  <w:sz w:val="16"/>
                </w:rPr>
                <w:t>FRIENDS (this work)</w:t>
              </w:r>
            </w:ins>
          </w:p>
        </w:tc>
      </w:tr>
      <w:tr w:rsidR="00D014DB" w:rsidRPr="00A017B4" w14:paraId="1021D46A" w14:textId="77777777">
        <w:trPr>
          <w:ins w:id="70" w:author="Reviewer-Response Edit" w:date="2026-08-04T00:00:00Z"/>
        </w:trPr>
        <w:tc>
          <w:tcPr>
            <w:tcW w:w="1000" w:type="dxa"/>
          </w:tcPr>
          <w:p w14:paraId="2F4C4EA2" w14:textId="77777777" w:rsidR="00D014DB" w:rsidRPr="00A017B4" w:rsidRDefault="00000000">
            <w:pPr>
              <w:rPr>
                <w:ins w:id="71" w:author="Reviewer-Response Edit" w:date="2026-08-04T00:00:00Z"/>
                <w:sz w:val="16"/>
              </w:rPr>
            </w:pPr>
            <w:ins w:id="72" w:author="Reviewer-Response Edit" w:date="2026-08-04T00:00:00Z">
              <w:r w:rsidRPr="00A017B4">
                <w:rPr>
                  <w:sz w:val="16"/>
                </w:rPr>
                <w:t>Sensing principle</w:t>
              </w:r>
            </w:ins>
          </w:p>
        </w:tc>
        <w:tc>
          <w:tcPr>
            <w:tcW w:w="1000" w:type="dxa"/>
          </w:tcPr>
          <w:p w14:paraId="1D715B1F" w14:textId="77777777" w:rsidR="00D014DB" w:rsidRPr="00A017B4" w:rsidRDefault="00000000">
            <w:pPr>
              <w:rPr>
                <w:ins w:id="73" w:author="Reviewer-Response Edit" w:date="2026-08-04T00:00:00Z"/>
                <w:sz w:val="16"/>
              </w:rPr>
            </w:pPr>
            <w:ins w:id="74" w:author="Reviewer-Response Edit" w:date="2026-08-04T00:00:00Z">
              <w:r w:rsidRPr="00A017B4">
                <w:rPr>
                  <w:sz w:val="16"/>
                </w:rPr>
                <w:t>Differential pressure / flow</w:t>
              </w:r>
            </w:ins>
          </w:p>
        </w:tc>
        <w:tc>
          <w:tcPr>
            <w:tcW w:w="850" w:type="dxa"/>
          </w:tcPr>
          <w:p w14:paraId="20C16591" w14:textId="77777777" w:rsidR="00D014DB" w:rsidRPr="00A017B4" w:rsidRDefault="00000000">
            <w:pPr>
              <w:rPr>
                <w:ins w:id="75" w:author="Reviewer-Response Edit" w:date="2026-08-04T00:00:00Z"/>
                <w:sz w:val="16"/>
              </w:rPr>
            </w:pPr>
            <w:ins w:id="76" w:author="Reviewer-Response Edit" w:date="2026-08-04T00:00:00Z">
              <w:r w:rsidRPr="00A017B4">
                <w:rPr>
                  <w:sz w:val="16"/>
                </w:rPr>
                <w:t>Voltage or current at heater</w:t>
              </w:r>
            </w:ins>
          </w:p>
        </w:tc>
        <w:tc>
          <w:tcPr>
            <w:tcW w:w="950" w:type="dxa"/>
          </w:tcPr>
          <w:p w14:paraId="36623315" w14:textId="77777777" w:rsidR="00D014DB" w:rsidRPr="00A017B4" w:rsidRDefault="00000000">
            <w:pPr>
              <w:rPr>
                <w:ins w:id="77" w:author="Reviewer-Response Edit" w:date="2026-08-04T00:00:00Z"/>
                <w:sz w:val="16"/>
              </w:rPr>
            </w:pPr>
            <w:ins w:id="78" w:author="Reviewer-Response Edit" w:date="2026-08-04T00:00:00Z">
              <w:r w:rsidRPr="00A017B4">
                <w:rPr>
                  <w:sz w:val="16"/>
                </w:rPr>
                <w:t>Surface magnetometer (flux density)</w:t>
              </w:r>
            </w:ins>
          </w:p>
        </w:tc>
        <w:tc>
          <w:tcPr>
            <w:tcW w:w="1100" w:type="dxa"/>
          </w:tcPr>
          <w:p w14:paraId="704E8A70" w14:textId="77777777" w:rsidR="00D014DB" w:rsidRPr="00A017B4" w:rsidRDefault="00000000">
            <w:pPr>
              <w:rPr>
                <w:ins w:id="79" w:author="Reviewer-Response Edit" w:date="2026-08-04T00:00:00Z"/>
                <w:sz w:val="16"/>
              </w:rPr>
            </w:pPr>
            <w:ins w:id="80" w:author="Reviewer-Response Edit" w:date="2026-08-04T00:00:00Z">
              <w:r w:rsidRPr="00A017B4">
                <w:rPr>
                  <w:sz w:val="16"/>
                </w:rPr>
                <w:t>Inductive coil (dI/dt); optional thermistor</w:t>
              </w:r>
            </w:ins>
          </w:p>
        </w:tc>
      </w:tr>
      <w:tr w:rsidR="00D014DB" w:rsidRPr="00A017B4" w14:paraId="191DF8F4" w14:textId="77777777">
        <w:trPr>
          <w:ins w:id="81" w:author="Reviewer-Response Edit" w:date="2026-08-04T00:00:00Z"/>
        </w:trPr>
        <w:tc>
          <w:tcPr>
            <w:tcW w:w="1000" w:type="dxa"/>
          </w:tcPr>
          <w:p w14:paraId="7CDEA55F" w14:textId="77777777" w:rsidR="00D014DB" w:rsidRPr="00A017B4" w:rsidRDefault="00000000">
            <w:pPr>
              <w:rPr>
                <w:ins w:id="82" w:author="Reviewer-Response Edit" w:date="2026-08-04T00:00:00Z"/>
                <w:sz w:val="16"/>
              </w:rPr>
            </w:pPr>
            <w:ins w:id="83" w:author="Reviewer-Response Edit" w:date="2026-08-04T00:00:00Z">
              <w:r w:rsidRPr="00A017B4">
                <w:rPr>
                  <w:sz w:val="16"/>
                </w:rPr>
                <w:t>Connection to ENDS</w:t>
              </w:r>
            </w:ins>
          </w:p>
        </w:tc>
        <w:tc>
          <w:tcPr>
            <w:tcW w:w="1000" w:type="dxa"/>
          </w:tcPr>
          <w:p w14:paraId="047B1691" w14:textId="77777777" w:rsidR="00D014DB" w:rsidRPr="00A017B4" w:rsidRDefault="00000000">
            <w:pPr>
              <w:rPr>
                <w:ins w:id="84" w:author="Reviewer-Response Edit" w:date="2026-08-04T00:00:00Z"/>
                <w:sz w:val="16"/>
              </w:rPr>
            </w:pPr>
            <w:ins w:id="85" w:author="Reviewer-Response Edit" w:date="2026-08-04T00:00:00Z">
              <w:r w:rsidRPr="00A017B4">
                <w:rPr>
                  <w:sz w:val="16"/>
                </w:rPr>
                <w:t>Mouthpiece adapter in airway</w:t>
              </w:r>
            </w:ins>
          </w:p>
        </w:tc>
        <w:tc>
          <w:tcPr>
            <w:tcW w:w="850" w:type="dxa"/>
          </w:tcPr>
          <w:p w14:paraId="011D5F45" w14:textId="77777777" w:rsidR="00D014DB" w:rsidRPr="00A017B4" w:rsidRDefault="00000000">
            <w:pPr>
              <w:rPr>
                <w:ins w:id="86" w:author="Reviewer-Response Edit" w:date="2026-08-04T00:00:00Z"/>
                <w:sz w:val="16"/>
              </w:rPr>
            </w:pPr>
            <w:ins w:id="87" w:author="Reviewer-Response Edit" w:date="2026-08-04T00:00:00Z">
              <w:r w:rsidRPr="00A017B4">
                <w:rPr>
                  <w:sz w:val="16"/>
                </w:rPr>
                <w:t>Wired probes to circuitry</w:t>
              </w:r>
            </w:ins>
          </w:p>
        </w:tc>
        <w:tc>
          <w:tcPr>
            <w:tcW w:w="950" w:type="dxa"/>
          </w:tcPr>
          <w:p w14:paraId="5EDC7C15" w14:textId="77777777" w:rsidR="00D014DB" w:rsidRPr="00A017B4" w:rsidRDefault="00000000">
            <w:pPr>
              <w:rPr>
                <w:ins w:id="88" w:author="Reviewer-Response Edit" w:date="2026-08-04T00:00:00Z"/>
                <w:sz w:val="16"/>
              </w:rPr>
            </w:pPr>
            <w:ins w:id="89" w:author="Reviewer-Response Edit" w:date="2026-08-04T00:00:00Z">
              <w:r w:rsidRPr="00A017B4">
                <w:rPr>
                  <w:sz w:val="16"/>
                </w:rPr>
                <w:t>None (surface-mounted)</w:t>
              </w:r>
            </w:ins>
          </w:p>
        </w:tc>
        <w:tc>
          <w:tcPr>
            <w:tcW w:w="1100" w:type="dxa"/>
          </w:tcPr>
          <w:p w14:paraId="4B911D4D" w14:textId="77777777" w:rsidR="00D014DB" w:rsidRPr="00A017B4" w:rsidRDefault="00000000">
            <w:pPr>
              <w:rPr>
                <w:ins w:id="90" w:author="Reviewer-Response Edit" w:date="2026-08-04T00:00:00Z"/>
                <w:sz w:val="16"/>
              </w:rPr>
            </w:pPr>
            <w:ins w:id="91" w:author="Reviewer-Response Edit" w:date="2026-08-04T00:00:00Z">
              <w:r w:rsidRPr="00A017B4">
                <w:rPr>
                  <w:sz w:val="16"/>
                </w:rPr>
                <w:t>None for PWM ENDS; mouthpiece modification for selected on/off ENDS</w:t>
              </w:r>
            </w:ins>
          </w:p>
        </w:tc>
      </w:tr>
      <w:tr w:rsidR="00D014DB" w:rsidRPr="00A017B4" w14:paraId="1B59C195" w14:textId="77777777">
        <w:trPr>
          <w:ins w:id="92" w:author="Reviewer-Response Edit" w:date="2026-08-04T00:00:00Z"/>
        </w:trPr>
        <w:tc>
          <w:tcPr>
            <w:tcW w:w="1000" w:type="dxa"/>
          </w:tcPr>
          <w:p w14:paraId="2DE46449" w14:textId="77777777" w:rsidR="00D014DB" w:rsidRPr="00A017B4" w:rsidRDefault="00000000">
            <w:pPr>
              <w:rPr>
                <w:ins w:id="93" w:author="Reviewer-Response Edit" w:date="2026-08-04T00:00:00Z"/>
                <w:sz w:val="16"/>
              </w:rPr>
            </w:pPr>
            <w:ins w:id="94" w:author="Reviewer-Response Edit" w:date="2026-08-04T00:00:00Z">
              <w:r w:rsidRPr="00A017B4">
                <w:rPr>
                  <w:sz w:val="16"/>
                </w:rPr>
                <w:t>Alters airflow path</w:t>
              </w:r>
            </w:ins>
          </w:p>
        </w:tc>
        <w:tc>
          <w:tcPr>
            <w:tcW w:w="1000" w:type="dxa"/>
          </w:tcPr>
          <w:p w14:paraId="2DE80E7A" w14:textId="77777777" w:rsidR="00D014DB" w:rsidRPr="00A017B4" w:rsidRDefault="00000000">
            <w:pPr>
              <w:rPr>
                <w:ins w:id="95" w:author="Reviewer-Response Edit" w:date="2026-08-04T00:00:00Z"/>
                <w:sz w:val="16"/>
              </w:rPr>
            </w:pPr>
            <w:ins w:id="96" w:author="Reviewer-Response Edit" w:date="2026-08-04T00:00:00Z">
              <w:r w:rsidRPr="00A017B4">
                <w:rPr>
                  <w:sz w:val="16"/>
                </w:rPr>
                <w:t>Yes</w:t>
              </w:r>
            </w:ins>
          </w:p>
        </w:tc>
        <w:tc>
          <w:tcPr>
            <w:tcW w:w="850" w:type="dxa"/>
          </w:tcPr>
          <w:p w14:paraId="3A801C83" w14:textId="77777777" w:rsidR="00D014DB" w:rsidRPr="00A017B4" w:rsidRDefault="00000000">
            <w:pPr>
              <w:rPr>
                <w:ins w:id="97" w:author="Reviewer-Response Edit" w:date="2026-08-04T00:00:00Z"/>
                <w:sz w:val="16"/>
              </w:rPr>
            </w:pPr>
            <w:ins w:id="98" w:author="Reviewer-Response Edit" w:date="2026-08-04T00:00:00Z">
              <w:r w:rsidRPr="00A017B4">
                <w:rPr>
                  <w:sz w:val="16"/>
                </w:rPr>
                <w:t>No</w:t>
              </w:r>
            </w:ins>
          </w:p>
        </w:tc>
        <w:tc>
          <w:tcPr>
            <w:tcW w:w="950" w:type="dxa"/>
          </w:tcPr>
          <w:p w14:paraId="5FD29E49" w14:textId="77777777" w:rsidR="00D014DB" w:rsidRPr="00A017B4" w:rsidRDefault="00000000">
            <w:pPr>
              <w:rPr>
                <w:ins w:id="99" w:author="Reviewer-Response Edit" w:date="2026-08-04T00:00:00Z"/>
                <w:sz w:val="16"/>
              </w:rPr>
            </w:pPr>
            <w:ins w:id="100" w:author="Reviewer-Response Edit" w:date="2026-08-04T00:00:00Z">
              <w:r w:rsidRPr="00A017B4">
                <w:rPr>
                  <w:sz w:val="16"/>
                </w:rPr>
                <w:t>No</w:t>
              </w:r>
            </w:ins>
          </w:p>
        </w:tc>
        <w:tc>
          <w:tcPr>
            <w:tcW w:w="1100" w:type="dxa"/>
          </w:tcPr>
          <w:p w14:paraId="2E0F4869" w14:textId="77777777" w:rsidR="00D014DB" w:rsidRPr="00A017B4" w:rsidRDefault="00000000">
            <w:pPr>
              <w:rPr>
                <w:ins w:id="101" w:author="Reviewer-Response Edit" w:date="2026-08-04T00:00:00Z"/>
                <w:sz w:val="16"/>
              </w:rPr>
            </w:pPr>
            <w:ins w:id="102" w:author="Reviewer-Response Edit" w:date="2026-08-04T00:00:00Z">
              <w:r w:rsidRPr="00A017B4">
                <w:rPr>
                  <w:sz w:val="16"/>
                </w:rPr>
                <w:t>Only in thermistor configuration; effect not characterized</w:t>
              </w:r>
            </w:ins>
          </w:p>
        </w:tc>
      </w:tr>
      <w:tr w:rsidR="00D014DB" w:rsidRPr="00A017B4" w14:paraId="59C36BA7" w14:textId="77777777">
        <w:trPr>
          <w:ins w:id="103" w:author="Reviewer-Response Edit" w:date="2026-08-04T00:00:00Z"/>
        </w:trPr>
        <w:tc>
          <w:tcPr>
            <w:tcW w:w="1000" w:type="dxa"/>
          </w:tcPr>
          <w:p w14:paraId="5D643802" w14:textId="77777777" w:rsidR="00D014DB" w:rsidRPr="00A017B4" w:rsidRDefault="00000000">
            <w:pPr>
              <w:rPr>
                <w:ins w:id="104" w:author="Reviewer-Response Edit" w:date="2026-08-04T00:00:00Z"/>
                <w:sz w:val="16"/>
              </w:rPr>
            </w:pPr>
            <w:ins w:id="105" w:author="Reviewer-Response Edit" w:date="2026-08-04T00:00:00Z">
              <w:r w:rsidRPr="00A017B4">
                <w:rPr>
                  <w:sz w:val="16"/>
                </w:rPr>
                <w:t>Device coverage reported</w:t>
              </w:r>
            </w:ins>
          </w:p>
        </w:tc>
        <w:tc>
          <w:tcPr>
            <w:tcW w:w="1000" w:type="dxa"/>
          </w:tcPr>
          <w:p w14:paraId="68C59E7C" w14:textId="77777777" w:rsidR="00D014DB" w:rsidRPr="00A017B4" w:rsidRDefault="00000000">
            <w:pPr>
              <w:rPr>
                <w:ins w:id="106" w:author="Reviewer-Response Edit" w:date="2026-08-04T00:00:00Z"/>
                <w:sz w:val="16"/>
              </w:rPr>
            </w:pPr>
            <w:ins w:id="107" w:author="Reviewer-Response Edit" w:date="2026-08-04T00:00:00Z">
              <w:r w:rsidRPr="00A017B4">
                <w:rPr>
                  <w:sz w:val="16"/>
                </w:rPr>
                <w:t>Adapter-dependent</w:t>
              </w:r>
            </w:ins>
          </w:p>
        </w:tc>
        <w:tc>
          <w:tcPr>
            <w:tcW w:w="850" w:type="dxa"/>
          </w:tcPr>
          <w:p w14:paraId="005DDB42" w14:textId="77777777" w:rsidR="00D014DB" w:rsidRPr="00A017B4" w:rsidRDefault="00000000">
            <w:pPr>
              <w:rPr>
                <w:ins w:id="108" w:author="Reviewer-Response Edit" w:date="2026-08-04T00:00:00Z"/>
                <w:sz w:val="16"/>
              </w:rPr>
            </w:pPr>
            <w:ins w:id="109" w:author="Reviewer-Response Edit" w:date="2026-08-04T00:00:00Z">
              <w:r w:rsidRPr="00A017B4">
                <w:rPr>
                  <w:sz w:val="16"/>
                </w:rPr>
                <w:t>Several ENDS</w:t>
              </w:r>
            </w:ins>
          </w:p>
        </w:tc>
        <w:tc>
          <w:tcPr>
            <w:tcW w:w="950" w:type="dxa"/>
          </w:tcPr>
          <w:p w14:paraId="2BB12F25" w14:textId="77777777" w:rsidR="00D014DB" w:rsidRPr="00A017B4" w:rsidRDefault="00000000">
            <w:pPr>
              <w:rPr>
                <w:ins w:id="110" w:author="Reviewer-Response Edit" w:date="2026-08-04T00:00:00Z"/>
                <w:sz w:val="16"/>
              </w:rPr>
            </w:pPr>
            <w:ins w:id="111" w:author="Reviewer-Response Edit" w:date="2026-08-04T00:00:00Z">
              <w:r w:rsidRPr="00A017B4">
                <w:rPr>
                  <w:sz w:val="16"/>
                </w:rPr>
                <w:t>3 ENDS</w:t>
              </w:r>
            </w:ins>
          </w:p>
        </w:tc>
        <w:tc>
          <w:tcPr>
            <w:tcW w:w="1100" w:type="dxa"/>
          </w:tcPr>
          <w:p w14:paraId="476A72D0" w14:textId="77777777" w:rsidR="00D014DB" w:rsidRPr="00A017B4" w:rsidRDefault="00000000">
            <w:pPr>
              <w:rPr>
                <w:ins w:id="112" w:author="Reviewer-Response Edit" w:date="2026-08-04T00:00:00Z"/>
                <w:sz w:val="16"/>
              </w:rPr>
            </w:pPr>
            <w:ins w:id="113" w:author="Reviewer-Response Edit" w:date="2026-08-04T00:00:00Z">
              <w:r w:rsidRPr="00A017B4">
                <w:rPr>
                  <w:sz w:val="16"/>
                </w:rPr>
                <w:t>90+ screened; lifecycle subset</w:t>
              </w:r>
            </w:ins>
          </w:p>
        </w:tc>
      </w:tr>
      <w:tr w:rsidR="00D014DB" w:rsidRPr="00A017B4" w14:paraId="24E21195" w14:textId="77777777">
        <w:trPr>
          <w:ins w:id="114" w:author="Reviewer-Response Edit" w:date="2026-08-04T00:00:00Z"/>
        </w:trPr>
        <w:tc>
          <w:tcPr>
            <w:tcW w:w="1000" w:type="dxa"/>
          </w:tcPr>
          <w:p w14:paraId="3905DA8F" w14:textId="77777777" w:rsidR="00D014DB" w:rsidRPr="00A017B4" w:rsidRDefault="00000000">
            <w:pPr>
              <w:rPr>
                <w:ins w:id="115" w:author="Reviewer-Response Edit" w:date="2026-08-04T00:00:00Z"/>
                <w:sz w:val="16"/>
              </w:rPr>
            </w:pPr>
            <w:ins w:id="116" w:author="Reviewer-Response Edit" w:date="2026-08-04T00:00:00Z">
              <w:r w:rsidRPr="00A017B4">
                <w:rPr>
                  <w:sz w:val="16"/>
                </w:rPr>
                <w:t>Human validation reported</w:t>
              </w:r>
            </w:ins>
          </w:p>
        </w:tc>
        <w:tc>
          <w:tcPr>
            <w:tcW w:w="1000" w:type="dxa"/>
          </w:tcPr>
          <w:p w14:paraId="309E6137" w14:textId="77777777" w:rsidR="00D014DB" w:rsidRPr="00A017B4" w:rsidRDefault="00000000">
            <w:pPr>
              <w:rPr>
                <w:ins w:id="117" w:author="Reviewer-Response Edit" w:date="2026-08-04T00:00:00Z"/>
                <w:sz w:val="16"/>
              </w:rPr>
            </w:pPr>
            <w:ins w:id="118" w:author="Reviewer-Response Edit" w:date="2026-08-04T00:00:00Z">
              <w:r w:rsidRPr="00A017B4">
                <w:rPr>
                  <w:sz w:val="16"/>
                </w:rPr>
                <w:t>Laboratory and field</w:t>
              </w:r>
            </w:ins>
          </w:p>
        </w:tc>
        <w:tc>
          <w:tcPr>
            <w:tcW w:w="850" w:type="dxa"/>
          </w:tcPr>
          <w:p w14:paraId="47043679" w14:textId="77777777" w:rsidR="00D014DB" w:rsidRPr="00A017B4" w:rsidRDefault="00000000">
            <w:pPr>
              <w:rPr>
                <w:ins w:id="119" w:author="Reviewer-Response Edit" w:date="2026-08-04T00:00:00Z"/>
                <w:sz w:val="16"/>
              </w:rPr>
            </w:pPr>
            <w:ins w:id="120" w:author="Reviewer-Response Edit" w:date="2026-08-04T00:00:00Z">
              <w:r w:rsidRPr="00A017B4">
                <w:rPr>
                  <w:sz w:val="16"/>
                </w:rPr>
                <w:t>Yes</w:t>
              </w:r>
            </w:ins>
          </w:p>
        </w:tc>
        <w:tc>
          <w:tcPr>
            <w:tcW w:w="950" w:type="dxa"/>
          </w:tcPr>
          <w:p w14:paraId="07AAA257" w14:textId="77777777" w:rsidR="00D014DB" w:rsidRPr="00A017B4" w:rsidRDefault="00000000">
            <w:pPr>
              <w:rPr>
                <w:ins w:id="121" w:author="Reviewer-Response Edit" w:date="2026-08-04T00:00:00Z"/>
                <w:sz w:val="16"/>
              </w:rPr>
            </w:pPr>
            <w:ins w:id="122" w:author="Reviewer-Response Edit" w:date="2026-08-04T00:00:00Z">
              <w:r w:rsidRPr="00A017B4">
                <w:rPr>
                  <w:sz w:val="16"/>
                </w:rPr>
                <w:t>5-day field, 2 participants, 1 model (JUUL)</w:t>
              </w:r>
            </w:ins>
          </w:p>
        </w:tc>
        <w:tc>
          <w:tcPr>
            <w:tcW w:w="1100" w:type="dxa"/>
          </w:tcPr>
          <w:p w14:paraId="3822AA0A" w14:textId="77777777" w:rsidR="00D014DB" w:rsidRPr="00A017B4" w:rsidRDefault="00000000">
            <w:pPr>
              <w:rPr>
                <w:ins w:id="123" w:author="Reviewer-Response Edit" w:date="2026-08-04T00:00:00Z"/>
                <w:sz w:val="16"/>
              </w:rPr>
            </w:pPr>
            <w:ins w:id="124" w:author="Reviewer-Response Edit" w:date="2026-08-04T00:00:00Z">
              <w:r w:rsidRPr="00A017B4">
                <w:rPr>
                  <w:sz w:val="16"/>
                </w:rPr>
                <w:t>22-participant supervised laboratory; no unsupervised free-living</w:t>
              </w:r>
            </w:ins>
          </w:p>
        </w:tc>
      </w:tr>
      <w:tr w:rsidR="00D014DB" w:rsidRPr="00A017B4" w14:paraId="3763F2AD" w14:textId="77777777">
        <w:trPr>
          <w:ins w:id="125" w:author="Reviewer-Response Edit" w:date="2026-08-04T00:00:00Z"/>
        </w:trPr>
        <w:tc>
          <w:tcPr>
            <w:tcW w:w="1000" w:type="dxa"/>
          </w:tcPr>
          <w:p w14:paraId="0FC953B4" w14:textId="77777777" w:rsidR="00D014DB" w:rsidRPr="00A017B4" w:rsidRDefault="00000000">
            <w:pPr>
              <w:rPr>
                <w:ins w:id="126" w:author="Reviewer-Response Edit" w:date="2026-08-04T00:00:00Z"/>
                <w:sz w:val="16"/>
              </w:rPr>
            </w:pPr>
            <w:ins w:id="127" w:author="Reviewer-Response Edit" w:date="2026-08-04T00:00:00Z">
              <w:r w:rsidRPr="00A017B4">
                <w:rPr>
                  <w:sz w:val="16"/>
                </w:rPr>
                <w:t>User intervention required</w:t>
              </w:r>
            </w:ins>
          </w:p>
        </w:tc>
        <w:tc>
          <w:tcPr>
            <w:tcW w:w="1000" w:type="dxa"/>
          </w:tcPr>
          <w:p w14:paraId="399CDA50" w14:textId="77777777" w:rsidR="00D014DB" w:rsidRPr="00A017B4" w:rsidRDefault="00000000">
            <w:pPr>
              <w:rPr>
                <w:ins w:id="128" w:author="Reviewer-Response Edit" w:date="2026-08-04T00:00:00Z"/>
                <w:sz w:val="16"/>
              </w:rPr>
            </w:pPr>
            <w:ins w:id="129" w:author="Reviewer-Response Edit" w:date="2026-08-04T00:00:00Z">
              <w:r w:rsidRPr="00A017B4">
                <w:rPr>
                  <w:sz w:val="16"/>
                </w:rPr>
                <w:t>Yes for wPUM</w:t>
              </w:r>
            </w:ins>
          </w:p>
        </w:tc>
        <w:tc>
          <w:tcPr>
            <w:tcW w:w="850" w:type="dxa"/>
          </w:tcPr>
          <w:p w14:paraId="516FF233" w14:textId="77777777" w:rsidR="00D014DB" w:rsidRPr="00A017B4" w:rsidRDefault="00000000">
            <w:pPr>
              <w:rPr>
                <w:ins w:id="130" w:author="Reviewer-Response Edit" w:date="2026-08-04T00:00:00Z"/>
                <w:sz w:val="16"/>
              </w:rPr>
            </w:pPr>
            <w:ins w:id="131" w:author="Reviewer-Response Edit" w:date="2026-08-04T00:00:00Z">
              <w:r w:rsidRPr="00A017B4">
                <w:rPr>
                  <w:sz w:val="16"/>
                </w:rPr>
                <w:t>No</w:t>
              </w:r>
            </w:ins>
          </w:p>
        </w:tc>
        <w:tc>
          <w:tcPr>
            <w:tcW w:w="950" w:type="dxa"/>
          </w:tcPr>
          <w:p w14:paraId="4EAB5EC6" w14:textId="77777777" w:rsidR="00D014DB" w:rsidRPr="00A017B4" w:rsidRDefault="00000000">
            <w:pPr>
              <w:rPr>
                <w:ins w:id="132" w:author="Reviewer-Response Edit" w:date="2026-08-04T00:00:00Z"/>
                <w:sz w:val="16"/>
              </w:rPr>
            </w:pPr>
            <w:ins w:id="133" w:author="Reviewer-Response Edit" w:date="2026-08-04T00:00:00Z">
              <w:r w:rsidRPr="00A017B4">
                <w:rPr>
                  <w:sz w:val="16"/>
                </w:rPr>
                <w:t>No</w:t>
              </w:r>
            </w:ins>
          </w:p>
        </w:tc>
        <w:tc>
          <w:tcPr>
            <w:tcW w:w="1100" w:type="dxa"/>
          </w:tcPr>
          <w:p w14:paraId="1F5FC060" w14:textId="77777777" w:rsidR="00D014DB" w:rsidRPr="00A017B4" w:rsidRDefault="00000000">
            <w:pPr>
              <w:rPr>
                <w:ins w:id="134" w:author="Reviewer-Response Edit" w:date="2026-08-04T00:00:00Z"/>
                <w:sz w:val="16"/>
              </w:rPr>
            </w:pPr>
            <w:ins w:id="135" w:author="Reviewer-Response Edit" w:date="2026-08-04T00:00:00Z">
              <w:r w:rsidRPr="00A017B4">
                <w:rPr>
                  <w:sz w:val="16"/>
                </w:rPr>
                <w:t>No</w:t>
              </w:r>
            </w:ins>
          </w:p>
        </w:tc>
      </w:tr>
      <w:tr w:rsidR="00D014DB" w:rsidRPr="00A017B4" w14:paraId="0421D16C" w14:textId="77777777">
        <w:trPr>
          <w:ins w:id="136" w:author="Reviewer-Response Edit" w:date="2026-08-04T00:00:00Z"/>
        </w:trPr>
        <w:tc>
          <w:tcPr>
            <w:tcW w:w="1000" w:type="dxa"/>
          </w:tcPr>
          <w:p w14:paraId="10619B7C" w14:textId="77777777" w:rsidR="00D014DB" w:rsidRPr="00A017B4" w:rsidRDefault="00000000">
            <w:pPr>
              <w:rPr>
                <w:ins w:id="137" w:author="Reviewer-Response Edit" w:date="2026-08-04T00:00:00Z"/>
                <w:sz w:val="16"/>
              </w:rPr>
            </w:pPr>
            <w:ins w:id="138" w:author="Reviewer-Response Edit" w:date="2026-08-04T00:00:00Z">
              <w:r w:rsidRPr="00A017B4">
                <w:rPr>
                  <w:sz w:val="16"/>
                </w:rPr>
                <w:t>Open implementation resources</w:t>
              </w:r>
            </w:ins>
          </w:p>
        </w:tc>
        <w:tc>
          <w:tcPr>
            <w:tcW w:w="1000" w:type="dxa"/>
          </w:tcPr>
          <w:p w14:paraId="0B96A636" w14:textId="77777777" w:rsidR="00D014DB" w:rsidRPr="00A017B4" w:rsidRDefault="00000000">
            <w:pPr>
              <w:rPr>
                <w:ins w:id="139" w:author="Reviewer-Response Edit" w:date="2026-08-04T00:00:00Z"/>
                <w:sz w:val="16"/>
              </w:rPr>
            </w:pPr>
            <w:ins w:id="140" w:author="Reviewer-Response Edit" w:date="2026-08-04T00:00:00Z">
              <w:r w:rsidRPr="00A017B4">
                <w:rPr>
                  <w:sz w:val="16"/>
                </w:rPr>
                <w:t>No</w:t>
              </w:r>
            </w:ins>
          </w:p>
        </w:tc>
        <w:tc>
          <w:tcPr>
            <w:tcW w:w="850" w:type="dxa"/>
          </w:tcPr>
          <w:p w14:paraId="2D732801" w14:textId="77777777" w:rsidR="00D014DB" w:rsidRPr="00A017B4" w:rsidRDefault="00000000">
            <w:pPr>
              <w:rPr>
                <w:ins w:id="141" w:author="Reviewer-Response Edit" w:date="2026-08-04T00:00:00Z"/>
                <w:sz w:val="16"/>
              </w:rPr>
            </w:pPr>
            <w:ins w:id="142" w:author="Reviewer-Response Edit" w:date="2026-08-04T00:00:00Z">
              <w:r w:rsidRPr="00A017B4">
                <w:rPr>
                  <w:sz w:val="16"/>
                </w:rPr>
                <w:t>Partial</w:t>
              </w:r>
            </w:ins>
          </w:p>
        </w:tc>
        <w:tc>
          <w:tcPr>
            <w:tcW w:w="950" w:type="dxa"/>
          </w:tcPr>
          <w:p w14:paraId="35D285A8" w14:textId="77777777" w:rsidR="00D014DB" w:rsidRPr="00A017B4" w:rsidRDefault="00000000">
            <w:pPr>
              <w:rPr>
                <w:ins w:id="143" w:author="Reviewer-Response Edit" w:date="2026-08-04T00:00:00Z"/>
                <w:sz w:val="16"/>
              </w:rPr>
            </w:pPr>
            <w:ins w:id="144" w:author="Reviewer-Response Edit" w:date="2026-08-04T00:00:00Z">
              <w:r w:rsidRPr="00A017B4">
                <w:rPr>
                  <w:sz w:val="16"/>
                </w:rPr>
                <w:t>No</w:t>
              </w:r>
            </w:ins>
          </w:p>
        </w:tc>
        <w:tc>
          <w:tcPr>
            <w:tcW w:w="1100" w:type="dxa"/>
          </w:tcPr>
          <w:p w14:paraId="685E48F5" w14:textId="77777777" w:rsidR="00D014DB" w:rsidRPr="00A017B4" w:rsidRDefault="00000000">
            <w:pPr>
              <w:rPr>
                <w:ins w:id="145" w:author="Reviewer-Response Edit" w:date="2026-08-04T00:00:00Z"/>
                <w:sz w:val="16"/>
              </w:rPr>
            </w:pPr>
            <w:ins w:id="146" w:author="Reviewer-Response Edit" w:date="2026-08-04T00:00:00Z">
              <w:r w:rsidRPr="00A017B4">
                <w:rPr>
                  <w:sz w:val="16"/>
                </w:rPr>
                <w:t>Yes (hardware, firmware, GUI, vaping machine, library)</w:t>
              </w:r>
            </w:ins>
          </w:p>
        </w:tc>
      </w:tr>
    </w:tbl>
    <w:p w14:paraId="365EC47D" w14:textId="6420C019" w:rsidR="002E44FC" w:rsidRPr="00A017B4" w:rsidRDefault="00176026" w:rsidP="002E44FC">
      <w:pPr>
        <w:pStyle w:val="PARAIndent"/>
        <w:rPr>
          <w:rFonts w:eastAsia="Calibri"/>
        </w:rPr>
      </w:pPr>
      <w:r w:rsidRPr="00A017B4">
        <w:rPr>
          <w:noProof/>
        </w:rPr>
        <mc:AlternateContent>
          <mc:Choice Requires="wps">
            <w:drawing>
              <wp:anchor distT="0" distB="0" distL="114300" distR="114300" simplePos="0" relativeHeight="251592704" behindDoc="1" locked="0" layoutInCell="1" allowOverlap="1" wp14:anchorId="60734EEF" wp14:editId="0CCBE675">
                <wp:simplePos x="0" y="0"/>
                <wp:positionH relativeFrom="column">
                  <wp:posOffset>-53177</wp:posOffset>
                </wp:positionH>
                <wp:positionV relativeFrom="paragraph">
                  <wp:posOffset>1386777</wp:posOffset>
                </wp:positionV>
                <wp:extent cx="3265805" cy="2171700"/>
                <wp:effectExtent l="0" t="0" r="0" b="0"/>
                <wp:wrapTight wrapText="bothSides">
                  <wp:wrapPolygon edited="0">
                    <wp:start x="0" y="0"/>
                    <wp:lineTo x="0" y="21411"/>
                    <wp:lineTo x="21419" y="21411"/>
                    <wp:lineTo x="21419" y="0"/>
                    <wp:lineTo x="0" y="0"/>
                  </wp:wrapPolygon>
                </wp:wrapTight>
                <wp:docPr id="55323754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265805" cy="2171700"/>
                        </a:xfrm>
                        <a:prstGeom prst="rect">
                          <a:avLst/>
                        </a:prstGeom>
                        <a:solidFill>
                          <a:sysClr val="window" lastClr="FFFFFF"/>
                        </a:solidFill>
                        <a:ln w="6350">
                          <a:noFill/>
                        </a:ln>
                      </wps:spPr>
                      <wps:txbx>
                        <w:txbxContent>
                          <w:p w14:paraId="2352524C" w14:textId="77777777" w:rsidR="002E44FC" w:rsidRPr="00A017B4" w:rsidRDefault="002E44FC" w:rsidP="002E44FC">
                            <w:pPr>
                              <w:rPr>
                                <w:sz w:val="18"/>
                                <w:szCs w:val="18"/>
                              </w:rPr>
                            </w:pPr>
                            <w:bookmarkStart w:id="147" w:name="_Hlk230262651"/>
                            <w:bookmarkEnd w:id="147"/>
                            <w:r w:rsidRPr="00A017B4">
                              <w:rPr>
                                <w:noProof/>
                                <w:sz w:val="18"/>
                                <w:szCs w:val="18"/>
                              </w:rPr>
                              <w:drawing>
                                <wp:inline distT="0" distB="0" distL="0" distR="0" wp14:anchorId="5F4A8069" wp14:editId="50173DE4">
                                  <wp:extent cx="3090378" cy="16435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0397" cy="1648914"/>
                                          </a:xfrm>
                                          <a:prstGeom prst="rect">
                                            <a:avLst/>
                                          </a:prstGeom>
                                          <a:noFill/>
                                          <a:ln>
                                            <a:noFill/>
                                          </a:ln>
                                        </pic:spPr>
                                      </pic:pic>
                                    </a:graphicData>
                                  </a:graphic>
                                </wp:inline>
                              </w:drawing>
                            </w:r>
                          </w:p>
                          <w:p w14:paraId="282BFA43" w14:textId="0FDE085D" w:rsidR="002E44FC" w:rsidRPr="00A017B4" w:rsidRDefault="002E44FC" w:rsidP="002E44FC">
                            <w:pPr>
                              <w:rPr>
                                <w:color w:val="000000"/>
                                <w:sz w:val="18"/>
                                <w:szCs w:val="18"/>
                              </w:rPr>
                            </w:pPr>
                            <w:r w:rsidRPr="00A017B4">
                              <w:rPr>
                                <w:b/>
                                <w:bCs/>
                                <w:color w:val="000000"/>
                                <w:sz w:val="18"/>
                                <w:szCs w:val="18"/>
                              </w:rPr>
                              <w:t>Fig. 1</w:t>
                            </w:r>
                            <w:r w:rsidRPr="00A017B4">
                              <w:rPr>
                                <w:color w:val="000000"/>
                                <w:sz w:val="18"/>
                                <w:szCs w:val="18"/>
                              </w:rPr>
                              <w:t>. FRIENDS monitor detects electromagnetic field created by the Pulse-Width Modulated (PWM) current running through the ENDS heater/atomizer.</w:t>
                            </w:r>
                          </w:p>
                          <w:p w14:paraId="53F3838B" w14:textId="400A4855" w:rsidR="002E44FC" w:rsidRPr="00A017B4" w:rsidRDefault="002E44FC" w:rsidP="002E44FC">
                            <w:pPr>
                              <w:rPr>
                                <w:color w:val="000000"/>
                                <w:sz w:val="18"/>
                                <w:szCs w:val="18"/>
                              </w:rPr>
                            </w:pPr>
                          </w:p>
                          <w:p w14:paraId="6585C0BD" w14:textId="57400706" w:rsidR="002E44FC" w:rsidRPr="00A017B4" w:rsidRDefault="002E44FC" w:rsidP="002E44FC">
                            <w:pPr>
                              <w:rPr>
                                <w:color w:val="000000"/>
                                <w:sz w:val="18"/>
                                <w:szCs w:val="18"/>
                              </w:rPr>
                            </w:pPr>
                          </w:p>
                          <w:p w14:paraId="4E5A4E64" w14:textId="77777777" w:rsidR="002E44FC" w:rsidRPr="00A017B4" w:rsidRDefault="002E44FC" w:rsidP="002E44FC">
                            <w:pPr>
                              <w:rPr>
                                <w:color w:val="00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34EEF" id="_x0000_t202" coordsize="21600,21600" o:spt="202" path="m,l,21600r21600,l21600,xe">
                <v:stroke joinstyle="miter"/>
                <v:path gradientshapeok="t" o:connecttype="rect"/>
              </v:shapetype>
              <v:shape id="Text Box 7" o:spid="_x0000_s1026" type="#_x0000_t202" style="position:absolute;left:0;text-align:left;margin-left:-4.2pt;margin-top:109.2pt;width:257.15pt;height:17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" fillcolor="window" stroked="f" strokeweight=".5pt">
                <v:textbox>
                  <w:txbxContent>
                    <w:p w14:paraId="2352524C" w14:textId="77777777" w:rsidR="002E44FC" w:rsidRPr="00A017B4" w:rsidRDefault="002E44FC" w:rsidP="002E44FC">
                      <w:pPr>
                        <w:rPr>
                          <w:sz w:val="18"/>
                          <w:szCs w:val="18"/>
                        </w:rPr>
                      </w:pPr>
                      <w:bookmarkStart w:id="148" w:name="_Hlk230262651"/>
                      <w:bookmarkEnd w:id="148"/>
                      <w:r w:rsidRPr="00A017B4">
                        <w:rPr>
                          <w:noProof/>
                          <w:sz w:val="18"/>
                          <w:szCs w:val="18"/>
                        </w:rPr>
                        <w:drawing>
                          <wp:inline distT="0" distB="0" distL="0" distR="0" wp14:anchorId="5F4A8069" wp14:editId="50173DE4">
                            <wp:extent cx="3090378" cy="16435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0397" cy="1648914"/>
                                    </a:xfrm>
                                    <a:prstGeom prst="rect">
                                      <a:avLst/>
                                    </a:prstGeom>
                                    <a:noFill/>
                                    <a:ln>
                                      <a:noFill/>
                                    </a:ln>
                                  </pic:spPr>
                                </pic:pic>
                              </a:graphicData>
                            </a:graphic>
                          </wp:inline>
                        </w:drawing>
                      </w:r>
                    </w:p>
                    <w:p w14:paraId="282BFA43" w14:textId="0FDE085D" w:rsidR="002E44FC" w:rsidRPr="00A017B4" w:rsidRDefault="002E44FC" w:rsidP="002E44FC">
                      <w:pPr>
                        <w:rPr>
                          <w:color w:val="000000"/>
                          <w:sz w:val="18"/>
                          <w:szCs w:val="18"/>
                        </w:rPr>
                      </w:pPr>
                      <w:r w:rsidRPr="00A017B4">
                        <w:rPr>
                          <w:b/>
                          <w:bCs/>
                          <w:color w:val="000000"/>
                          <w:sz w:val="18"/>
                          <w:szCs w:val="18"/>
                        </w:rPr>
                        <w:t>Fig. 1</w:t>
                      </w:r>
                      <w:r w:rsidRPr="00A017B4">
                        <w:rPr>
                          <w:color w:val="000000"/>
                          <w:sz w:val="18"/>
                          <w:szCs w:val="18"/>
                        </w:rPr>
                        <w:t>. FRIENDS monitor detects electromagnetic field created by the Pulse-Width Modulated (PWM) current running through the ENDS heater/atomizer.</w:t>
                      </w:r>
                    </w:p>
                    <w:p w14:paraId="53F3838B" w14:textId="400A4855" w:rsidR="002E44FC" w:rsidRPr="00A017B4" w:rsidRDefault="002E44FC" w:rsidP="002E44FC">
                      <w:pPr>
                        <w:rPr>
                          <w:color w:val="000000"/>
                          <w:sz w:val="18"/>
                          <w:szCs w:val="18"/>
                        </w:rPr>
                      </w:pPr>
                    </w:p>
                    <w:p w14:paraId="6585C0BD" w14:textId="57400706" w:rsidR="002E44FC" w:rsidRPr="00A017B4" w:rsidRDefault="002E44FC" w:rsidP="002E44FC">
                      <w:pPr>
                        <w:rPr>
                          <w:color w:val="000000"/>
                          <w:sz w:val="18"/>
                          <w:szCs w:val="18"/>
                        </w:rPr>
                      </w:pPr>
                    </w:p>
                    <w:p w14:paraId="4E5A4E64" w14:textId="77777777" w:rsidR="002E44FC" w:rsidRPr="00A017B4" w:rsidRDefault="002E44FC" w:rsidP="002E44FC">
                      <w:pPr>
                        <w:rPr>
                          <w:color w:val="000000"/>
                        </w:rPr>
                      </w:pPr>
                    </w:p>
                  </w:txbxContent>
                </v:textbox>
                <w10:wrap type="tight"/>
              </v:shape>
            </w:pict>
          </mc:Fallback>
        </mc:AlternateContent>
      </w:r>
      <w:r w:rsidRPr="00A017B4">
        <w:t xml:space="preserve"> </w:t>
      </w:r>
      <w:r w:rsidRPr="00A017B4">
        <w:rPr>
          <w:rFonts w:eastAsia="Calibri"/>
        </w:rPr>
        <w:t xml:space="preserve">Notable commercially available systems include the Clinical Research Support System (CReSS) pocket and the </w:t>
      </w:r>
      <w:r w:rsidRPr="00A017B4">
        <w:rPr>
          <w:rFonts w:eastAsia="Calibri"/>
        </w:rPr>
        <w:lastRenderedPageBreak/>
        <w:t xml:space="preserve">Smoking Puff Analyzer Mobile Device (SPA-M) </w:t>
      </w:r>
      <w:r w:rsidRPr="00A017B4">
        <w:rPr>
          <w:rFonts w:eastAsia="Calibri"/>
        </w:rPr>
        <w:fldChar w:fldCharType="begin"/>
      </w:r>
      <w:r w:rsidRPr="00A017B4">
        <w:rPr>
          <w:rFonts w:eastAsia="Calibri"/>
        </w:rPr>
        <w:instrText xml:space="preserve"> ADDIN ZOTERO_ITEM CSL_CITATION {"citationID":"QTqEWAaL","properties":{"formattedCitation":"[19]","plainCitation":"[19]","noteIndex":0},"citationItems":[{"id":"szr9gmmh/SR7jRNkL","uris":["http://zotero.org/users/12158785/items/JV3RVCCG"],"itemData":{"id":4774,"type":"webpage","abstract":"Our analytical and measuring instruments combine physical, mechanical and digital expertise. Learn more.","container-title":"Körber Technologies","language":"en-US","title":"Instruments","URL":"https://www.koerber-technologies.com/en/products/instruments","accessed":{"date-parts":[["2025",5,12]]}}}],"schema":"https://github.com/citation-style-language/schema/raw/master/csl-citation.json"} </w:instrText>
      </w:r>
      <w:r w:rsidRPr="00A017B4">
        <w:rPr>
          <w:rFonts w:eastAsia="Calibri"/>
        </w:rPr>
        <w:fldChar w:fldCharType="separate"/>
      </w:r>
      <w:r w:rsidRPr="00A017B4">
        <w:rPr>
          <w:rFonts w:eastAsia="Calibri"/>
        </w:rPr>
        <w:t>[19]</w:t>
      </w:r>
      <w:r w:rsidRPr="00A017B4">
        <w:rPr>
          <w:rFonts w:eastAsia="Calibri"/>
        </w:rPr>
        <w:fldChar w:fldCharType="end"/>
      </w:r>
      <w:r w:rsidRPr="00A017B4">
        <w:rPr>
          <w:rFonts w:eastAsia="Calibri"/>
        </w:rPr>
        <w:t xml:space="preserve">, both of which connect directly to the ENDS airflow path. Although widely used in laboratory settings, their use in free-living environments is limited by cost, complexity, and compliance challenges </w:t>
      </w:r>
      <w:r w:rsidRPr="00A017B4">
        <w:rPr>
          <w:rFonts w:eastAsia="Calibri"/>
        </w:rPr>
        <w:fldChar w:fldCharType="begin"/>
      </w:r>
      <w:r w:rsidRPr="00A017B4">
        <w:rPr>
          <w:rFonts w:eastAsia="Calibri"/>
        </w:rPr>
        <w:instrText xml:space="preserve"> ADDIN ZOTERO_ITEM CSL_CITATION {"citationID":"tAEsiORK","properties":{"formattedCitation":"[20]","plainCitation":"[20]","noteIndex":0},"citationItems":[{"id":"szr9gmmh/pKPWoT1n","uris":["http://zotero.org/users/12158785/items/EJHYVFI7"],"itemData":{"id":4778,"type":"article-journal","abstract":"Introduction: Characterising smoking behaviour in an objective and ecologically valid manner is integral to understanding health complications associated with tobacco use. Smoking topography (ST) provides a representation of the physical attributes of smoking. However, there is no clear guidance on ST data exclusion and reduction techniques and the impact of different techniques.Methods: A search was conducted using MEDLINE, PubMed, and Scopus and limited to studies published between 2001‒2012. The search identified 23 studies using the CReSS device.Results: Few studies reported data reduction (n = 9) and exclusion (n = 4) criteria. Four data reduction techniques emerged and were applied to an existing dataset (n = 193, Mage = 38.98, FTND = 5.19, mean 17.23 cigarettes/day). Using repeated measures ANOVA, there were significant (p &lt; 0.05) differences among all techniques for puff volume, peak flow, puff duration and interpuff interval, which were attenuated upon controlling for puff count.Conclusions: This review highlights the inconsistency in the literature regarding the disclosure of smoking topography data treatment and provides clear evidence that outcomes vary depending on the technique used. Greater transparency is needed and consideration should be given by researchers to the potential impact of methodological decisions on study findings.","container-title":"Journal of Smoking Cessation","DOI":"10.1017/jsc.2013.31","ISSN":"1834-2612","issue":"1","language":"en","page":"12-28","source":"Cambridge University Press","title":"A systematic review and analysis of data reduction techniques for the CReSS smoking topography device","volume":"10","author":[{"family":"Jesus","given":"Stefanie De"},{"family":"Hsin","given":"Agnes"},{"family":"Faulkner","given":"Guy"},{"family":"Prapavessis","given":"Harry"}],"issued":{"date-parts":[["2015",6]]}}}],"schema":"https://github.com/citation-style-language/schema/raw/master/csl-citation.json"} </w:instrText>
      </w:r>
      <w:r w:rsidRPr="00A017B4">
        <w:rPr>
          <w:rFonts w:eastAsia="Calibri"/>
        </w:rPr>
        <w:fldChar w:fldCharType="separate"/>
      </w:r>
      <w:r w:rsidRPr="00A017B4">
        <w:rPr>
          <w:rFonts w:eastAsia="Calibri"/>
        </w:rPr>
        <w:t>[20]</w:t>
      </w:r>
      <w:r w:rsidRPr="00A017B4">
        <w:rPr>
          <w:rFonts w:eastAsia="Calibri"/>
        </w:rPr>
        <w:fldChar w:fldCharType="end"/>
      </w:r>
      <w:r w:rsidRPr="00A017B4">
        <w:rPr>
          <w:rFonts w:eastAsia="Calibri"/>
        </w:rPr>
        <w:t xml:space="preserve">. Additionally, mouthpiece adapters can alter vaping behavior and disrupt nicotine delivery by causing aerosol deposition within the tubing, potentially affecting data validity </w:t>
      </w:r>
      <w:r w:rsidRPr="00A017B4">
        <w:rPr>
          <w:rFonts w:eastAsia="Calibri"/>
        </w:rPr>
        <w:fldChar w:fldCharType="begin"/>
      </w:r>
      <w:r w:rsidRPr="00A017B4">
        <w:rPr>
          <w:rFonts w:eastAsia="Calibri"/>
        </w:rPr>
        <w:instrText xml:space="preserve"> ADDIN ZOTERO_ITEM CSL_CITATION {"citationID":"RuuGOJEP","properties":{"formattedCitation":"[21], [22]","plainCitation":"[21], [22]","noteIndex":0},"citationItems":[{"id":"szr9gmmh/fHNt2Z2X","uris":["http://zotero.org/users/12158785/items/6CDZGI69"],"itemData":{"id":4779,"type":"article-journal","abstract":"IntroductionElectronic cigarettes (ECIGs) heat a nicotine-containing solution; the resulting aerosol is inhaled by the user. Nicotine delivery may be affected by users' puffing behavior (puff topography), and little is known about the puff topography of ECIG users. Puff topography can be measured using mouthpiece-based computerized systems. However, the extent to which a mouthpiece influences nicotine delivery and subjective effects in ECIG users is unknown.MethodsPlasma nicotine concentration, heart rate, and subjective effects were measured in 13 experienced ECIG users who used their preferred ECIG and liquid (≥ 12 mg/ml nicotine) during 2 sessions (with or without a mouthpiece). In both sessions, participants completed an ECIG use session in which they were instructed to take 10 puffs with 30-second inter-puff intervals. Puff topography was recorded in the mouthpiece condition.ResultsAlmost all measures of the effects of ECIG use were independent of topography measurement. Collapsed across session, mean plasma nicotine concentration increased by 16.8 ng/ml, and mean heart rate increased by 8.5 bpm (ps ConclusionsIn experienced ECIG users, measuring ECIG topography did not influence ECIG-associated nicotine delivery or most measures of withdrawal suppression. Topography measurement systems will need to account for the low flow rates observed for ECIG users.","container-title":"Nicotine &amp; tobacco research","DOI":"10.1093/ntr/ntu186","ISSN":"1469-994X","issue":"2","journalAbbreviation":"Nicotine Tob Res","language":"eng","note":"PMID: 25239957\nPMCID: PMC4838000","page":"142-149","source":"Europe PMC","title":"Preliminary results of an examination of electronic cigarette user puff topography: the effect of a mouthpiece-based topography measurement device on plasma nicotine and subjective effects","title-short":"Preliminary results of an examination of electronic cigarette user puff topography","volume":"17","author":[{"family":"Spindle","given":"Tory R"},{"family":"Breland","given":"Alison B"},{"family":"Karaoghlanian","given":"Nareg V"},{"family":"Shihadeh","given":"Alan L"},{"family":"Eissenberg","given":"Thomas"}],"issued":{"date-parts":[["2015",2,1]]}}},{"id":10424,"uris":["http://zotero.org/groups/40885/items/NZ9ZHVBW"],"itemData":{"id":10424,"type":"article-journal","abstract":"Objectives:\nMeasurement of electronic cigarette (ECIG) puff topography provides an understanding of how product characteristics and user behavior affect nicotine delivery. However, mouthpiece-based topography devices may affect natural puffing behavior. This study was designed to compare ECIG topography measured by mouthpiece-based eTop computerized device and mouthpiece-free video recordings.\n\nMethods:\nECiG-naïve cigarette smokers (N = 18) and ECIG-experienced users (N = 25) puffed on a standardized ECIG via eTop or conventionally; both sessions were videotaped. Following overnight abstinence, participants experienced one directed (10 puffs, 30 sec IPI) and 2 ad libitum puffing bouts. Heart rate and subjective response were measured throughout sessions.\n\nResults:\nNo statistically significant differences between methods were observed for topography, heart rate, or abstinence-related subjective effects, and both methods were accurate and reliable. Use of a mouthpiece was perceived to alter aspects of ECIG puffing (eg, “reduce enjoyment).\n\nConclusions:\nThe mouthpiece-based eTop measures ECIG topography precisely as when no mouthpiece is used, and interferes minimally with subjective ECIG experience. Reliable and valid ECIG topography measurement methods are an important regulatory tool, as they can be used to understand the interplay between product design and user behavior to predict toxicant exposure.","container-title":"Tobacco regulatory science","DOI":"10.18001/TRS.6.5.2","ISSN":"2333-9748","issue":"5","journalAbbreviation":"Tob Regul Sci","page":"318-330","PMID":"33959673","PMCID":"PMC8096180","source":"PubMed Central","title":"Comparison of Measurement Methods for Electronic Cigarette Puff Topography","volume":"6","author":[{"family":"Felicione","given":"Nicholas J."},{"family":"Karaoghlanian","given":"Nareg"},{"family":"Shihadeh","given":"Alan"},{"family":"Eissenberg","given":"Thomas"},{"family":"Blank","given":"Melissa D."}],"issued":{"date-parts":[["2020",9]]}}}],"schema":"https://github.com/citation-style-language/schema/raw/master/csl-citation.json"} </w:instrText>
      </w:r>
      <w:r w:rsidRPr="00A017B4">
        <w:rPr>
          <w:rFonts w:eastAsia="Calibri"/>
        </w:rPr>
        <w:fldChar w:fldCharType="separate"/>
      </w:r>
      <w:r w:rsidRPr="00A017B4">
        <w:rPr>
          <w:rFonts w:eastAsia="Calibri"/>
        </w:rPr>
        <w:t>[21], [22]</w:t>
      </w:r>
      <w:r w:rsidRPr="00A017B4">
        <w:rPr>
          <w:rFonts w:eastAsia="Calibri"/>
        </w:rPr>
        <w:fldChar w:fldCharType="end"/>
      </w:r>
      <w:r w:rsidRPr="00A017B4">
        <w:rPr>
          <w:rFonts w:eastAsia="Calibri"/>
        </w:rPr>
        <w:t xml:space="preserve">. </w:t>
      </w:r>
    </w:p>
    <w:p w14:paraId="15D1AA62" w14:textId="64C48E7A" w:rsidR="007E25E6" w:rsidRPr="00A017B4" w:rsidRDefault="007E25E6" w:rsidP="002E44FC">
      <w:pPr>
        <w:pStyle w:val="PARAIndent"/>
        <w:rPr>
          <w:rFonts w:eastAsia="Calibri"/>
        </w:rPr>
      </w:pPr>
      <w:r w:rsidRPr="00A017B4">
        <w:rPr>
          <w:rFonts w:eastAsia="Calibri"/>
        </w:rPr>
        <w:t xml:space="preserve">Instrumentation and measurement systems have been developed for objective monitoring of a wide range of human behaviors, for example, driving behavior </w:t>
      </w:r>
      <w:r w:rsidRPr="00A017B4">
        <w:rPr>
          <w:rFonts w:eastAsia="Calibri"/>
        </w:rPr>
        <w:fldChar w:fldCharType="begin"/>
      </w:r>
      <w:r w:rsidRPr="00A017B4">
        <w:rPr>
          <w:rFonts w:eastAsia="Calibri"/>
        </w:rPr>
        <w:instrText xml:space="preserve"> ADDIN ZOTERO_ITEM CSL_CITATION {"citationID":"el9Ir6Do","properties":{"unsorted":false,"formattedCitation":"[23]","plainCitation":"[23]","noteIndex":0},"citationItems":[{"id":10577,"uris":["http://zotero.org/groups/40885/items/ALNARLPF"],"itemData":{"id":10577,"type":"article-journal","abstract":"Conditionally automated vehicles can be operated on most regular roads without driver’s supervision. They show excellent potential for market adoption and are now being targeted by numerous auto manufacturers for mass production. The system of such a vehicle enables it to autonomously perform dynamic driving tasks (DDTs) within the operational design domain, but, once this system fails or malfunctions, the vehicle will be unable to reliably complete a DDT. In such cases, the system will send a takeover request, following which the driver needs to immediately take control of the vehicle. The driver’s physical and mental states, as well as the nondriving-related tasks that they are engaged in, affect the time required for them to perform the takeover and the quality of the takeover. To manage driving risks and guarantee the safety of drivers during automated driving, an automated driving system should be able to monitor a driver’s state and behavior, assess their level of alertness, and perform the appropriate actions as required. In recent years, techniques for monitoring a driver’s state have been widely researched, and several practical methods have been proposed. In this review, we review representative methods, aiming to introduce the concept of driver state monitoring to a broader audience. First, we identified a few typical driver states that are important in driver state monitoring from the perspective of application demands for driver state monitoring in conditionally automated driving. Then, we categorized and reviewed existing studies on driver state monitoring according to the types of sensing data employed by previously proposed methods. In addition, we collected datasets corresponding to different data types for driver state monitoring. Finally, by analyzing existing issues in driver state monitoring in relation to conditionally automated driving, we provided several suggestions for future research directions in this area and discussed potential challenges and possible solutions.","container-title":"IEEE Transactions on Instrumentation and Measurement","DOI":"10.1109/TIM.2023.3301060","ISSN":"1557-9662","page":"1-20","source":"IEEE Xplore","title":"Driver State Monitoring Technology for Conditionally Automated Vehicles: Review and Future Prospects","title-short":"Driver State Monitoring Technology for Conditionally Automated Vehicles","volume":"72","author":[{"family":"Qu","given":"You"},{"family":"Hu","given":"Hongyu"},{"family":"Liu","given":"Jiarui"},{"family":"Zhang","given":"Zhengguang"},{"family":"Li","given":"Yechen"},{"family":"Ge","given":"Xiaojun"}],"issued":{"date-parts":[["2023"]]}}}],"schema":"https://github.com/citation-style-language/schema/raw/master/csl-citation.json"} </w:instrText>
      </w:r>
      <w:r w:rsidRPr="00A017B4">
        <w:rPr>
          <w:rFonts w:eastAsia="Calibri"/>
        </w:rPr>
        <w:fldChar w:fldCharType="separate"/>
      </w:r>
      <w:r w:rsidRPr="00A017B4">
        <w:rPr>
          <w:rFonts w:eastAsia="Calibri"/>
        </w:rPr>
        <w:t>[23]</w:t>
      </w:r>
      <w:r w:rsidRPr="00A017B4">
        <w:rPr>
          <w:rFonts w:eastAsia="Calibri"/>
        </w:rPr>
        <w:fldChar w:fldCharType="end"/>
      </w:r>
      <w:r w:rsidRPr="00A017B4">
        <w:rPr>
          <w:rFonts w:eastAsia="Calibri"/>
        </w:rPr>
        <w:t xml:space="preserve">, postural stability </w:t>
      </w:r>
      <w:r w:rsidRPr="00A017B4">
        <w:rPr>
          <w:rFonts w:eastAsia="Calibri"/>
        </w:rPr>
        <w:fldChar w:fldCharType="begin"/>
      </w:r>
      <w:r w:rsidRPr="00A017B4">
        <w:rPr>
          <w:rFonts w:eastAsia="Calibri"/>
        </w:rPr>
        <w:instrText xml:space="preserve"> ADDIN ZOTERO_ITEM CSL_CITATION {"citationID":"wuxJvWkP","properties":{"unsorted":false,"formattedCitation":"[24]","plainCitation":"[24]","noteIndex":0},"citationItems":[{"id":10579,"uris":["http://zotero.org/groups/40885/items/LPPWH6I9"],"itemData":{"id":10579,"type":"article-journal","abstract":"Postural instability is a symptom of disorders like ear diseases, high blood pressure, diabetes, psychiatric disorders, and neurodegenerative diseases like Parkinson and one of the main causes of falls. A continuous monitoring of the patient's postural stability while performing the daily activities would be of strategic interest for the doctors to gain continuous information on the user pathology or its progression. This article focuses on the experimental assessment of a wearable inertial device aimed at the continuous monitoring of the user's postural sway, which exploits a novel postural sway classification algorithm providing a classification index. Two performance keys have been proposed: 1) to assess the postural sway monitoring strategy and 2) to rate the reliability of the classification outcome. Experiments reported in this article have been performed involving “healthy” users miming typical instability dynamics under the supervision of the neurologists. In the case of study addressed through this article, a full classification success has been obtained with an overall reliability of about 70%.","container-title":"IEEE Transactions on Instrumentation and Measurement","DOI":"10.1109/TIM.2020.2967498","ISSN":"1557-9662","issue":"10","page":"8020-8031","source":"IEEE Xplore","title":"A Measurement System to Monitor Postural Behavior: Strategy Assessment and Classification Rating","title-short":"A Measurement System to Monitor Postural Behavior","volume":"69","author":[{"family":"Andò","given":"Bruno"},{"family":"Marletta","given":"Vincenzo"},{"family":"Baglio","given":"Salvatore"},{"family":"Crispino","given":"Ruben"},{"family":"Mostile","given":"Giovanni"},{"family":"Dibilio","given":"Valeria"},{"family":"Nicoletti","given":"Alessandra"},{"family":"Zappia","given":"Mario"}],"issued":{"date-parts":[["2020",10]]}}}],"schema":"https://github.com/citation-style-language/schema/raw/master/csl-citation.json"} </w:instrText>
      </w:r>
      <w:r w:rsidRPr="00A017B4">
        <w:rPr>
          <w:rFonts w:eastAsia="Calibri"/>
        </w:rPr>
        <w:fldChar w:fldCharType="separate"/>
      </w:r>
      <w:r w:rsidRPr="00A017B4">
        <w:rPr>
          <w:rFonts w:eastAsia="Calibri"/>
        </w:rPr>
        <w:t>[24]</w:t>
      </w:r>
      <w:r w:rsidRPr="00A017B4">
        <w:rPr>
          <w:rFonts w:eastAsia="Calibri"/>
        </w:rPr>
        <w:fldChar w:fldCharType="end"/>
      </w:r>
      <w:r w:rsidRPr="00A017B4">
        <w:rPr>
          <w:rFonts w:eastAsia="Calibri"/>
        </w:rPr>
        <w:t xml:space="preserve">, and student classroom engagement </w:t>
      </w:r>
      <w:r w:rsidRPr="00A017B4">
        <w:rPr>
          <w:rFonts w:eastAsia="Calibri"/>
        </w:rPr>
        <w:fldChar w:fldCharType="begin"/>
      </w:r>
      <w:r w:rsidRPr="00A017B4">
        <w:rPr>
          <w:rFonts w:eastAsia="Calibri"/>
        </w:rPr>
        <w:instrText xml:space="preserve"> ADDIN ZOTERO_ITEM CSL_CITATION {"citationID":"8AgABB0X","properties":{"unsorted":false,"formattedCitation":"[25]","plainCitation":"[25]","noteIndex":0},"citationItems":[{"id":10581,"uris":["http://zotero.org/groups/40885/items/PIG7PWY8"],"itemData":{"id":10581,"type":"article-journal","abstract":"Recognizing behaviors within classroom settings is vital for gauging educational progress and optimizing teaching methodologies. The complexity of classroom environments often poses challenges for detectors in terms of detection performance. Despite having a simplified structure for analyzing actions in classroom environments, detection transformer (DETR) encounters certain challenges. To overcome these obstacles, we propose a novel real-time end-to-end object detection model called position-aware channel residual (PACR)-DETR. Specifically, we introduce an efficient PACR network (PACRNet), which excels at extracting information from deep layers along the spatial dimension within complex backgrounds. Notably, it exclusively employs the transformer encoder to process the deepest layer of the feature map. Afterward, we introduce the efficient residual mixing (ERM) block, in order to apply convolution operations selectively to a subset of channels. This block underpins the multibranch perception cross-level fusion (MPCF) module, which facilitates hierarchical and cross-layer information fusion. Through a bidirectional chain, the MPCF network (MPCFNet) is architected to comprehensively integrate multiscale gradient information. Finally, we integrate the normalized Wasserstein distance (NWD) with the Inner-MPDIoU loss function to enhance the recognition performance for small-scale objects. The results show that the PACR-DETR outperforms other methods in detection performance and real-time capability. On the SCB03-S dataset for classroom behavior detection against complex backgrounds, the proposed method attains a precision of 72.1%, outperforming YOLOv6 by 14.1% and YOLOv8m by 4.5%. Furthermore, it reaches 41.67 frames/s, meeting the requirements for real-time application.","container-title":"IEEE Transactions on Instrumentation and Measurement","DOI":"10.1109/TIM.2025.3550238","ISSN":"1557-9662","page":"1-20","source":"IEEE Xplore","title":"PACR-DETR: A Real-Time End-to-End Object Detector for Behavior Recognition in Various Classroom Scenarios","title-short":"PACR-DETR","volume":"74","author":[{"family":"Lu","given":"Wei"},{"family":"Liu","given":"Xiangpeng"},{"family":"Peng","given":"Yulin"},{"family":"Kyrarini","given":"Maria"},{"family":"An","given":"Kang"},{"family":"Cheng","given":"Yuhua"}],"issued":{"date-parts":[["2025"]]}}}],"schema":"https://github.com/citation-style-language/schema/raw/master/csl-citation.json"} </w:instrText>
      </w:r>
      <w:r w:rsidRPr="00A017B4">
        <w:rPr>
          <w:rFonts w:eastAsia="Calibri"/>
        </w:rPr>
        <w:fldChar w:fldCharType="separate"/>
      </w:r>
      <w:r w:rsidRPr="00A017B4">
        <w:rPr>
          <w:rFonts w:eastAsia="Calibri"/>
        </w:rPr>
        <w:t>[25]</w:t>
      </w:r>
      <w:r w:rsidRPr="00A017B4">
        <w:rPr>
          <w:rFonts w:eastAsia="Calibri"/>
        </w:rPr>
        <w:fldChar w:fldCharType="end"/>
      </w:r>
      <w:r w:rsidRPr="00A017B4">
        <w:rPr>
          <w:rFonts w:eastAsia="Calibri"/>
        </w:rPr>
        <w:t xml:space="preserve">. However, comparable instrumentation for continuous, objective measurement of ENDS vaping behavior in the natural environment remains limited. </w:t>
      </w:r>
    </w:p>
    <w:p w14:paraId="07FA773D" w14:textId="08A34FC3" w:rsidR="002E44FC" w:rsidRPr="00A017B4" w:rsidRDefault="007E25E6" w:rsidP="007E25E6">
      <w:pPr>
        <w:pStyle w:val="PARAIndent"/>
        <w:rPr>
          <w:rFonts w:cs="Arial"/>
          <w:iCs/>
        </w:rPr>
      </w:pPr>
      <w:r w:rsidRPr="00A017B4">
        <w:rPr>
          <w:rFonts w:eastAsia="Calibri"/>
        </w:rPr>
        <w:t>The present work addresses this gap by introducing a low-burden, externally attached system for measuring puff timing and duration across diverse ENDS devices: F</w:t>
      </w:r>
      <w:r w:rsidRPr="00A017B4">
        <w:rPr>
          <w:rFonts w:eastAsia="Calibri"/>
          <w:bCs/>
        </w:rPr>
        <w:t xml:space="preserve">lexible, Robust Instrumentation of ENDS </w:t>
      </w:r>
      <w:r w:rsidRPr="00A017B4">
        <w:rPr>
          <w:rFonts w:eastAsia="Calibri"/>
          <w:bCs/>
          <w:i/>
          <w:iCs/>
        </w:rPr>
        <w:t>(FRIENDS)</w:t>
      </w:r>
      <w:r w:rsidRPr="00A017B4">
        <w:rPr>
          <w:rFonts w:eastAsia="Calibri"/>
          <w:bCs/>
        </w:rPr>
        <w:t xml:space="preserve">. </w:t>
      </w:r>
      <w:del w:id="149" w:author="Reviewer-Response Edit" w:date="2026-08-04T00:00:00Z">
        <w:r w:rsidRPr="00A017B4">
          <w:rPr>
            <w:rFonts w:eastAsia="Calibri"/>
            <w:bCs/>
          </w:rPr>
          <w:delText>The FRIENDS addresses shortcomings</w:delText>
        </w:r>
      </w:del>
      <w:ins w:id="150" w:author="Reviewer-Response Edit" w:date="2026-08-04T00:00:00Z">
        <w:r w:rsidRPr="00A017B4">
          <w:rPr>
            <w:rFonts w:eastAsia="Calibri"/>
            <w:bCs/>
          </w:rPr>
          <w:t>FRIENDS addresses shortcomings</w:t>
        </w:r>
      </w:ins>
      <w:r w:rsidRPr="00A017B4">
        <w:rPr>
          <w:rFonts w:eastAsia="Calibri"/>
          <w:bCs/>
        </w:rPr>
        <w:t xml:space="preserve"> of previously reported ENDS monitors and offers the following contributions. </w:t>
      </w:r>
      <w:bookmarkStart w:id="151" w:name="_Hlk227066980"/>
      <w:bookmarkStart w:id="152" w:name="_Hlk227055742"/>
      <w:del w:id="153" w:author="Reviewer-Response Edit" w:date="2026-08-04T00:00:00Z">
        <w:r w:rsidRPr="00A017B4">
          <w:rPr>
            <w:rFonts w:eastAsia="Calibri"/>
            <w:bCs/>
          </w:rPr>
          <w:delText xml:space="preserve">First, FRIENDS introduces a non-contact electromagnetic measurement principle for detecting atomizer activation in commercial ENDS. This provides a direct and </w:delText>
        </w:r>
      </w:del>
      <w:ins w:id="154" w:author="Reviewer-Response Edit" w:date="2026-08-04T00:00:00Z">
        <w:r w:rsidRPr="00A017B4">
          <w:rPr>
            <w:rFonts w:eastAsia="Calibri"/>
            <w:bCs/>
          </w:rPr>
          <w:t xml:space="preserve">First, FRIENDS uses an inductive pickup coil that responds to the time derivative of atomizer current. This provides a direct and </w:t>
        </w:r>
      </w:ins>
      <w:r w:rsidRPr="00A017B4">
        <w:rPr>
          <w:rFonts w:eastAsia="Calibri"/>
          <w:bCs/>
          <w:i/>
          <w:iCs/>
        </w:rPr>
        <w:t>robust</w:t>
      </w:r>
      <w:del w:id="155" w:author="Reviewer-Response Edit" w:date="2026-08-04T00:00:00Z">
        <w:r w:rsidRPr="00A017B4">
          <w:rPr>
            <w:rFonts w:eastAsia="Calibri"/>
            <w:bCs/>
          </w:rPr>
          <w:delText xml:space="preserve"> measurement of puff timing and atomizer activation duration (Fig. 1). </w:delText>
        </w:r>
      </w:del>
      <w:ins w:id="156" w:author="Reviewer-Response Edit" w:date="2026-08-04T00:00:00Z">
        <w:r w:rsidRPr="00A017B4">
          <w:rPr>
            <w:rFonts w:eastAsia="Calibri"/>
            <w:bCs/>
          </w:rPr>
          <w:t xml:space="preserve"> measurement of the timing and duration of atomizer activation without electrical contact with ENDS circuitry (Fig. 1). </w:t>
        </w:r>
      </w:ins>
      <w:bookmarkEnd w:id="151"/>
      <w:bookmarkEnd w:id="152"/>
      <w:del w:id="157" w:author="Reviewer-Response Edit" w:date="2026-08-04T00:00:00Z">
        <w:r w:rsidRPr="00A017B4">
          <w:rPr>
            <w:rFonts w:eastAsia="Calibri"/>
            <w:bCs/>
          </w:rPr>
          <w:delText>Second, by utilizing near-field detection as the primary sensing modality, the FRIENDS device operates non-invasively for most ENDS, requiring only simple attachment to the surface of the vape.</w:delText>
        </w:r>
      </w:del>
      <w:ins w:id="158" w:author="Reviewer-Response Edit" w:date="2026-08-04T00:00:00Z">
        <w:r w:rsidRPr="00A017B4">
          <w:rPr>
            <w:rFonts w:eastAsia="Calibri"/>
            <w:bCs/>
          </w:rPr>
          <w:t>Second, with near-field detection as the primary sensing modality, the FRIENDS device operates without contact to the ENDS circuitry or airway for ENDS that modulate atomizer current, requiring only attachment to the surface of the vape.</w:t>
        </w:r>
      </w:ins>
      <w:r w:rsidRPr="00A017B4">
        <w:rPr>
          <w:rFonts w:eastAsia="Calibri"/>
          <w:bCs/>
        </w:rPr>
        <w:t xml:space="preserve"> For the subset of devices that do not use PWM modulation of the atomizer current, a supplemental thermistor may be used to improve detection accuracy, though this optional configuration requires physical modification of the mouthpiece. </w:t>
      </w:r>
      <w:bookmarkStart w:id="159" w:name="_Hlk227055521"/>
      <w:r w:rsidRPr="00A017B4">
        <w:rPr>
          <w:rFonts w:eastAsia="Calibri"/>
          <w:bCs/>
        </w:rPr>
        <w:t xml:space="preserve">Third, </w:t>
      </w:r>
      <w:del w:id="160" w:author="Edward Sazonov" w:date="2026-08-04T14:24:00Z" w16du:dateUtc="2026-08-04T19:24:00Z">
        <w:r w:rsidRPr="00A017B4" w:rsidDel="00220388">
          <w:rPr>
            <w:rFonts w:eastAsia="Calibri"/>
            <w:bCs/>
          </w:rPr>
          <w:delText>as the</w:delText>
        </w:r>
      </w:del>
      <w:ins w:id="161" w:author="Edward Sazonov" w:date="2026-08-04T14:24:00Z" w16du:dateUtc="2026-08-04T19:24:00Z">
        <w:r w:rsidR="00220388" w:rsidRPr="00A017B4">
          <w:rPr>
            <w:rFonts w:eastAsia="Calibri"/>
            <w:bCs/>
          </w:rPr>
          <w:t>because</w:t>
        </w:r>
      </w:ins>
      <w:r w:rsidRPr="00A017B4">
        <w:rPr>
          <w:rFonts w:eastAsia="Calibri"/>
          <w:bCs/>
        </w:rPr>
        <w:t xml:space="preserve"> FRIENDS is an externally attachable instrument that is not ENDS-specific, it offers </w:t>
      </w:r>
      <w:r w:rsidRPr="00A017B4">
        <w:rPr>
          <w:rFonts w:eastAsia="Calibri"/>
          <w:bCs/>
          <w:i/>
          <w:iCs/>
        </w:rPr>
        <w:t>flexible</w:t>
      </w:r>
      <w:r w:rsidRPr="00A017B4">
        <w:rPr>
          <w:rFonts w:eastAsia="Calibri"/>
          <w:bCs/>
        </w:rPr>
        <w:t xml:space="preserve"> deployment across a variety of ENDS form factors and manufacturers. </w:t>
      </w:r>
      <w:bookmarkEnd w:id="159"/>
      <w:r w:rsidRPr="00A017B4">
        <w:rPr>
          <w:rFonts w:eastAsia="Calibri"/>
          <w:bCs/>
        </w:rPr>
        <w:t xml:space="preserve">Fourth, the FRIENDS device is small, requires no user intervention, and </w:t>
      </w:r>
      <w:r w:rsidRPr="00A017B4">
        <w:rPr>
          <w:rFonts w:eastAsia="Calibri"/>
          <w:bCs/>
        </w:rPr>
        <w:t xml:space="preserve">provides no feedback to the user, reducing the likelihood of reactivity. </w:t>
      </w:r>
      <w:del w:id="162" w:author="Reviewer-Response Edit" w:date="2026-08-04T00:00:00Z">
        <w:r w:rsidRPr="00A017B4">
          <w:rPr>
            <w:rFonts w:eastAsia="Calibri"/>
            <w:bCs/>
          </w:rPr>
          <w:delText>Fifth, FRIENDS hardware and software are released as open-source repositories, allowing broader adoption by scientific community.</w:delText>
        </w:r>
      </w:del>
      <w:ins w:id="163" w:author="Reviewer-Response Edit" w:date="2026-08-04T00:00:00Z">
        <w:r w:rsidRPr="00A017B4">
          <w:rPr>
            <w:rFonts w:eastAsia="Calibri"/>
            <w:bCs/>
          </w:rPr>
          <w:t>Fifth, and central to the contribution claimed here, FRIENDS is released as a complete open-source measurement platform rather than a sensing element alone: sensing hardware and firmware, the optional thermistor confirmation channel, an extraction and analysis GUI, the VM-FRIENDS reference vaping machine, a maintained device-compatibility library, and documented model-specific deployment procedures. This allows broader adoption by the scientific community.</w:t>
        </w:r>
      </w:ins>
      <w:r w:rsidRPr="00A017B4">
        <w:rPr>
          <w:rFonts w:eastAsia="Calibri"/>
          <w:bCs/>
        </w:rPr>
        <w:t xml:space="preserve"> Overall, FRIENDS introduces a practical instrumentation system for objective measurement of the basic unit of ENDS use behavior, the puff.</w:t>
      </w:r>
    </w:p>
    <w:p w14:paraId="7B97602F" w14:textId="46878D68" w:rsidR="00732E46" w:rsidRPr="00A017B4" w:rsidRDefault="00DB3364" w:rsidP="00C7592D">
      <w:pPr>
        <w:pStyle w:val="Heading1"/>
        <w:spacing w:before="250"/>
      </w:pPr>
      <w:r w:rsidRPr="00A017B4">
        <w:t>II. Methods</w:t>
      </w:r>
    </w:p>
    <w:p w14:paraId="745BE91A" w14:textId="1B9ED927" w:rsidR="004176D5" w:rsidRPr="00A017B4" w:rsidRDefault="004176D5" w:rsidP="004176D5">
      <w:pPr>
        <w:pStyle w:val="Heading2"/>
        <w:numPr>
          <w:ilvl w:val="0"/>
          <w:numId w:val="0"/>
        </w:numPr>
      </w:pPr>
      <w:r w:rsidRPr="00A017B4">
        <w:t>A. Principle of Operation</w:t>
      </w:r>
    </w:p>
    <w:p w14:paraId="16C27E27" w14:textId="54FCDEC9" w:rsidR="00DB51DE" w:rsidRPr="00A017B4" w:rsidRDefault="00DB51DE" w:rsidP="00DB51DE">
      <w:pPr>
        <w:pStyle w:val="PARAIndent"/>
      </w:pPr>
      <w:r w:rsidRPr="00A017B4">
        <w:t>Every ENDS contains a battery, a heater/atomizer, wiring, and an electronic switch (vape controller) connected to a pressure sensor or a button (Fig. 1). In many ENDS devices the electronic switch creates a pulse width-modulated (PWM) voltage at a frequency of about 100</w:t>
      </w:r>
      <w:del w:id="164" w:author="Edward Sazonov" w:date="2026-08-04T14:25:00Z" w16du:dateUtc="2026-08-04T19:25:00Z">
        <w:r w:rsidRPr="00A017B4" w:rsidDel="00220388">
          <w:delText>Hz</w:delText>
        </w:r>
      </w:del>
      <w:r w:rsidRPr="00A017B4">
        <w:t>-500</w:t>
      </w:r>
      <w:ins w:id="165" w:author="Edward Sazonov" w:date="2026-08-04T14:25:00Z" w16du:dateUtc="2026-08-04T19:25:00Z">
        <w:r w:rsidR="00220388" w:rsidRPr="00A017B4">
          <w:t xml:space="preserve"> </w:t>
        </w:r>
      </w:ins>
      <w:r w:rsidRPr="00A017B4">
        <w:t xml:space="preserve">Hz that controls current through the heater, and thus the power delivered to the atomizer to control the amount of produced aerosol. The frequency of the PWM train varies across ENDS brands. Some of the cheaper, typically disposable, ENDS may not generate a pulse train, and act like an on/off switch (Fig. 2). </w:t>
      </w:r>
    </w:p>
    <w:p w14:paraId="72456426" w14:textId="21F67BFD" w:rsidR="00DB51DE" w:rsidRPr="00A017B4" w:rsidRDefault="00DB51DE" w:rsidP="00DB51DE">
      <w:pPr>
        <w:pStyle w:val="PARAIndent"/>
      </w:pPr>
      <w:r w:rsidRPr="00A017B4">
        <w:t xml:space="preserve">The ENDS wiring acts as an inductor, creating a varying electromagnetic field in the vicinity of the body that </w:t>
      </w:r>
      <w:del w:id="166" w:author="Reviewer-Response Edit" w:date="2026-08-04T00:00:00Z">
        <w:r w:rsidRPr="00A017B4">
          <w:delText>can be picked by an inductive pickup coil</w:delText>
        </w:r>
      </w:del>
      <w:ins w:id="167" w:author="Reviewer-Response Edit" w:date="2026-08-04T00:00:00Z">
        <w:r w:rsidRPr="00A017B4">
          <w:t>can be picked up by an inductive pickup coil</w:t>
        </w:r>
      </w:ins>
      <w:r w:rsidRPr="00A017B4">
        <w:t xml:space="preserve"> at short distances (~1cm). The initiation of the pulse train coincides with the puff start on most ENDS (and with button press on older models). The pulse-train duration corresponds to the atomizer activation duration and thus serves as a direct objective measure of vaping behavior. For consistency with the behavioral literature, detected atomizer activation events are referred to as </w:t>
      </w:r>
      <w:r w:rsidRPr="00A017B4">
        <w:rPr>
          <w:rFonts w:eastAsia="Calibri"/>
          <w:bCs/>
          <w:noProof/>
        </w:rPr>
        <mc:AlternateContent>
          <mc:Choice Requires="wps">
            <w:drawing>
              <wp:anchor distT="0" distB="0" distL="114300" distR="114300" simplePos="0" relativeHeight="251601920" behindDoc="0" locked="0" layoutInCell="1" allowOverlap="1" wp14:anchorId="5725A3F9" wp14:editId="48215720">
                <wp:simplePos x="0" y="0"/>
                <wp:positionH relativeFrom="margin">
                  <wp:posOffset>-73660</wp:posOffset>
                </wp:positionH>
                <wp:positionV relativeFrom="paragraph">
                  <wp:posOffset>-74295</wp:posOffset>
                </wp:positionV>
                <wp:extent cx="3282950" cy="2025650"/>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3282950" cy="2025650"/>
                        </a:xfrm>
                        <a:prstGeom prst="rect">
                          <a:avLst/>
                        </a:prstGeom>
                        <a:solidFill>
                          <a:schemeClr val="lt1"/>
                        </a:solidFill>
                        <a:ln w="6350">
                          <a:noFill/>
                        </a:ln>
                      </wps:spPr>
                      <wps:txbx>
                        <w:txbxContent>
                          <w:p w14:paraId="0B15D4F7" w14:textId="67082C18" w:rsidR="002E44FC" w:rsidRPr="00A017B4" w:rsidRDefault="002E44FC" w:rsidP="00F93ABC">
                            <w:pPr>
                              <w:jc w:val="center"/>
                            </w:pPr>
                            <w:r w:rsidRPr="00A017B4">
                              <w:rPr>
                                <w:rFonts w:eastAsia="Calibri"/>
                                <w:bCs/>
                                <w:noProof/>
                              </w:rPr>
                              <w:drawing>
                                <wp:inline distT="0" distB="0" distL="0" distR="0" wp14:anchorId="52EF804C" wp14:editId="612FD42D">
                                  <wp:extent cx="2882900" cy="12660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11564" name="Picture 5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912069" cy="1278840"/>
                                          </a:xfrm>
                                          <a:prstGeom prst="rect">
                                            <a:avLst/>
                                          </a:prstGeom>
                                          <a:noFill/>
                                          <a:ln>
                                            <a:noFill/>
                                          </a:ln>
                                        </pic:spPr>
                                      </pic:pic>
                                    </a:graphicData>
                                  </a:graphic>
                                </wp:inline>
                              </w:drawing>
                            </w:r>
                          </w:p>
                          <w:p w14:paraId="5F97BCEE" w14:textId="77777777" w:rsidR="002E44FC" w:rsidRPr="00A017B4" w:rsidRDefault="002E44FC" w:rsidP="002E44FC">
                            <w:pPr>
                              <w:pStyle w:val="PARAIndent"/>
                              <w:numPr>
                                <w:ilvl w:val="0"/>
                                <w:numId w:val="14"/>
                              </w:numPr>
                              <w:rPr>
                                <w:noProof/>
                                <w:sz w:val="16"/>
                                <w:szCs w:val="16"/>
                              </w:rPr>
                            </w:pPr>
                            <w:r w:rsidRPr="00A017B4">
                              <w:rPr>
                                <w:noProof/>
                                <w:sz w:val="16"/>
                                <w:szCs w:val="16"/>
                              </w:rPr>
                              <w:t xml:space="preserve">                                        (b)</w:t>
                            </w:r>
                          </w:p>
                          <w:p w14:paraId="5B37CEF3" w14:textId="03D64C9B" w:rsidR="002E44FC" w:rsidRPr="00A017B4" w:rsidRDefault="002E44FC" w:rsidP="002E44FC">
                            <w:pPr>
                              <w:rPr>
                                <w:sz w:val="18"/>
                                <w:szCs w:val="18"/>
                              </w:rPr>
                            </w:pPr>
                            <w:r w:rsidRPr="00A017B4">
                              <w:rPr>
                                <w:b/>
                                <w:bCs/>
                                <w:sz w:val="18"/>
                                <w:szCs w:val="18"/>
                              </w:rPr>
                              <w:t>Fig. 2.</w:t>
                            </w:r>
                            <w:r w:rsidRPr="00A017B4">
                              <w:rPr>
                                <w:sz w:val="18"/>
                                <w:szCs w:val="18"/>
                              </w:rPr>
                              <w:t xml:space="preserve"> Two types of atomizer activation in ENDS devices: (a) PWM signal generated by the vape controller to regulate power delivered to the atomizer; (b) on/off signal found in simpler disposable ENDS devices.</w:t>
                            </w:r>
                          </w:p>
                          <w:p w14:paraId="4F457F38" w14:textId="382E67ED" w:rsidR="002E44FC" w:rsidRPr="00A017B4" w:rsidRDefault="002E44FC" w:rsidP="002E44FC">
                            <w:pPr>
                              <w:rPr>
                                <w:sz w:val="18"/>
                                <w:szCs w:val="18"/>
                              </w:rPr>
                            </w:pPr>
                          </w:p>
                          <w:p w14:paraId="6755CE1B" w14:textId="77777777" w:rsidR="002E44FC" w:rsidRPr="00A017B4" w:rsidRDefault="002E44FC" w:rsidP="002E44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5A3F9" id="Text Box 5" o:spid="_x0000_s1027" type="#_x0000_t202" style="position:absolute;left:0;text-align:left;margin-left:-5.8pt;margin-top:-5.85pt;width:258.5pt;height:159.5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" fillcolor="white [3201]" stroked="f" strokeweight=".5pt">
                <v:textbox>
                  <w:txbxContent>
                    <w:p w14:paraId="0B15D4F7" w14:textId="67082C18" w:rsidR="002E44FC" w:rsidRPr="00A017B4" w:rsidRDefault="002E44FC" w:rsidP="00F93ABC">
                      <w:pPr>
                        <w:jc w:val="center"/>
                      </w:pPr>
                      <w:r w:rsidRPr="00A017B4">
                        <w:rPr>
                          <w:rFonts w:eastAsia="Calibri"/>
                          <w:bCs/>
                          <w:noProof/>
                        </w:rPr>
                        <w:drawing>
                          <wp:inline distT="0" distB="0" distL="0" distR="0" wp14:anchorId="52EF804C" wp14:editId="612FD42D">
                            <wp:extent cx="2882900" cy="12660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11564" name="Picture 5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912069" cy="1278840"/>
                                    </a:xfrm>
                                    <a:prstGeom prst="rect">
                                      <a:avLst/>
                                    </a:prstGeom>
                                    <a:noFill/>
                                    <a:ln>
                                      <a:noFill/>
                                    </a:ln>
                                  </pic:spPr>
                                </pic:pic>
                              </a:graphicData>
                            </a:graphic>
                          </wp:inline>
                        </w:drawing>
                      </w:r>
                    </w:p>
                    <w:p w14:paraId="5F97BCEE" w14:textId="77777777" w:rsidR="002E44FC" w:rsidRPr="00A017B4" w:rsidRDefault="002E44FC" w:rsidP="002E44FC">
                      <w:pPr>
                        <w:pStyle w:val="PARAIndent"/>
                        <w:numPr>
                          <w:ilvl w:val="0"/>
                          <w:numId w:val="14"/>
                        </w:numPr>
                        <w:rPr>
                          <w:noProof/>
                          <w:sz w:val="16"/>
                          <w:szCs w:val="16"/>
                        </w:rPr>
                      </w:pPr>
                      <w:r w:rsidRPr="00A017B4">
                        <w:rPr>
                          <w:noProof/>
                          <w:sz w:val="16"/>
                          <w:szCs w:val="16"/>
                        </w:rPr>
                        <w:t xml:space="preserve">                                        (b)</w:t>
                      </w:r>
                    </w:p>
                    <w:p w14:paraId="5B37CEF3" w14:textId="03D64C9B" w:rsidR="002E44FC" w:rsidRPr="00A017B4" w:rsidRDefault="002E44FC" w:rsidP="002E44FC">
                      <w:pPr>
                        <w:rPr>
                          <w:sz w:val="18"/>
                          <w:szCs w:val="18"/>
                        </w:rPr>
                      </w:pPr>
                      <w:r w:rsidRPr="00A017B4">
                        <w:rPr>
                          <w:b/>
                          <w:bCs/>
                          <w:sz w:val="18"/>
                          <w:szCs w:val="18"/>
                        </w:rPr>
                        <w:t>Fig. 2.</w:t>
                      </w:r>
                      <w:r w:rsidRPr="00A017B4">
                        <w:rPr>
                          <w:sz w:val="18"/>
                          <w:szCs w:val="18"/>
                        </w:rPr>
                        <w:t xml:space="preserve"> Two types of atomizer activation in ENDS devices: (a) PWM signal generated by the vape controller to regulate power delivered to the atomizer; (b) on/off signal found in simpler disposable ENDS devices.</w:t>
                      </w:r>
                    </w:p>
                    <w:p w14:paraId="4F457F38" w14:textId="382E67ED" w:rsidR="002E44FC" w:rsidRPr="00A017B4" w:rsidRDefault="002E44FC" w:rsidP="002E44FC">
                      <w:pPr>
                        <w:rPr>
                          <w:sz w:val="18"/>
                          <w:szCs w:val="18"/>
                        </w:rPr>
                      </w:pPr>
                    </w:p>
                    <w:p w14:paraId="6755CE1B" w14:textId="77777777" w:rsidR="002E44FC" w:rsidRPr="00A017B4" w:rsidRDefault="002E44FC" w:rsidP="002E44FC"/>
                  </w:txbxContent>
                </v:textbox>
                <w10:wrap type="topAndBottom" anchorx="margin"/>
              </v:shape>
            </w:pict>
          </mc:Fallback>
        </mc:AlternateContent>
      </w:r>
      <w:r w:rsidRPr="00A017B4">
        <w:t xml:space="preserve">'puffs' throughout this paper. The same is true for on/off pulses for the ENDS that do not use PWM modulation. Inductive pickup operates without direct contact with electrical components of the ENDS, thus allowing measurement of puffs without physical modification of the ENDS device. Similar non-contact inductive coupling principle is used in biomedical instrumentation, for example to localize metallic foreign bodies during surgery </w:t>
      </w:r>
      <w:r w:rsidRPr="00A017B4">
        <w:fldChar w:fldCharType="begin"/>
      </w:r>
      <w:r w:rsidRPr="00A017B4">
        <w:instrText xml:space="preserve"> ADDIN ZOTERO_ITEM CSL_CITATION {"citationID":"zzLf361M","properties":{"unsorted":false,"formattedCitation":"[26]","plainCitation":"[26]","noteIndex":0},"citationItems":[{"id":10567,"uris":["http://zotero.org/groups/40885/items/S7NJDJ3U"],"itemData":{"id":10567,"type":"article-journal","abstract":"Shrapnel injury is a major cause of death in victims of bomb blast, land mines, and gun fire. Currently, doctors rely on imaging systems to locate the shrapnel before surgery. But, since these images do not provide any real-time information of the location of the shrapnel, effectiveness of surgery solely depends on the doctors' skill to trace them. Therefore, in some cases, the shrapnel, in spite of being visible in the images, may become untraceable during surgery. Hence, an online tool that can help the surgeon in finding the location of the shrapnel during the surgery will be very effective. A prototype of such a tool has been realized using an inductive proximity sensor (IPS). The new IPS is small enough for inserting into the victim's body. Since the detection depth (DD) of an IPS decreases with its diameter, this IPS uses a differential sensing scheme for detection. Hence, the new sensor achieves DDs longer than its diameter. The design of the sensor takes care of the effects of parasitic parameters that become predominant as the size gets smaller and ensures repeatable results. The tool also features a special excitation scheme that has multiple advantages when compared with existing schemes. The details of the sensor, its excitation and performance against different targets under various conditions are presented in this paper.","container-title":"IEEE Transactions on Instrumentation and Measurement","DOI":"10.1109/TIM.2014.2326767","ISSN":"1557-9662","issue":"12","page":"2940-2949","source":"IEEE Xplore","title":"A New Inductive Proximity Sensor Based Guiding Tool to Locate Metal Shrapnel During Surgery","volume":"63","author":[{"family":"Sakthivel","given":"Mithun"},{"family":"George","given":"Boby"},{"family":"Sivaprakasam","given":"Mohanasankar"}],"issued":{"date-parts":[["2014",12]]}}}],"schema":"https://github.com/citation-style-language/schema/raw/master/csl-citation.json"} </w:instrText>
      </w:r>
      <w:r w:rsidRPr="00A017B4">
        <w:fldChar w:fldCharType="separate"/>
      </w:r>
      <w:r w:rsidRPr="00A017B4">
        <w:t>[26]</w:t>
      </w:r>
      <w:r w:rsidRPr="00A017B4">
        <w:fldChar w:fldCharType="end"/>
      </w:r>
      <w:r w:rsidRPr="00A017B4">
        <w:t>.</w:t>
      </w:r>
    </w:p>
    <w:p w14:paraId="534A61AA" w14:textId="2145ED8D" w:rsidR="00732E46" w:rsidRPr="00A017B4" w:rsidRDefault="00DB51DE" w:rsidP="00EB6186">
      <w:pPr>
        <w:pStyle w:val="PARAIndent"/>
      </w:pPr>
      <w:r w:rsidRPr="00A017B4">
        <w:t xml:space="preserve">Fig. 3 shows a low-power, high-gain, high-bandwidth amplifier used by the FRIENDS device. The unipolar current pulse train in the ENDS atomizer induces a voltage in L1 (inductive pickup or “sniffer coil”) proportional to dI/dt and the mutual coupling. The first stage of the band pass filter/amplifier is biased to ~VDD/2 by R7 and R6. C9 bypasses R8 at higher frequency, so the bias node becomes an AC ground at the pulse-train frequencies. At very low frequency/DC, C9 is “open,” so the input sees only the large bias resistors and the net gain falls. C10 shunts high frequency interference to ground directly at the coil. The second stage further amplifies the signal to the point of output saturation. Thus, this sensor picks up the PWM signal produced by ENDS </w:t>
      </w:r>
      <w:r w:rsidRPr="00A017B4">
        <w:lastRenderedPageBreak/>
        <w:t xml:space="preserve">atomizer through inductive coupling, filters out low frequency and high frequency interference, and amplifies the useful signal to produce a 0/Vdd output (Fig. 3, SENSOR_OUT) that connects to the microcontroller. </w:t>
      </w:r>
    </w:p>
    <w:p w14:paraId="6E775EAE" w14:textId="32B4DA4F" w:rsidR="00732E46" w:rsidRPr="00A017B4" w:rsidRDefault="00BC630A" w:rsidP="00DB3364">
      <w:pPr>
        <w:pStyle w:val="Heading2"/>
        <w:numPr>
          <w:ilvl w:val="0"/>
          <w:numId w:val="0"/>
        </w:numPr>
      </w:pPr>
      <w:r w:rsidRPr="00A017B4">
        <w:t xml:space="preserve">B. FRIENDS Hardware and Firmware </w:t>
      </w:r>
    </w:p>
    <w:p w14:paraId="0E40400D" w14:textId="27D59DBD" w:rsidR="003E5817" w:rsidRPr="00A017B4" w:rsidRDefault="006254C8" w:rsidP="003E5817">
      <w:pPr>
        <w:pStyle w:val="PARAIndent"/>
      </w:pPr>
      <w:r w:rsidRPr="00A017B4">
        <w:rPr>
          <w:rFonts w:eastAsia="Calibri"/>
          <w:bCs/>
          <w:noProof/>
        </w:rPr>
        <mc:AlternateContent>
          <mc:Choice Requires="wps">
            <w:drawing>
              <wp:anchor distT="0" distB="0" distL="114300" distR="114300" simplePos="0" relativeHeight="251613184" behindDoc="1" locked="0" layoutInCell="1" allowOverlap="1" wp14:anchorId="1D3BAAEE" wp14:editId="59B374BE">
                <wp:simplePos x="0" y="0"/>
                <wp:positionH relativeFrom="margin">
                  <wp:posOffset>-1270</wp:posOffset>
                </wp:positionH>
                <wp:positionV relativeFrom="paragraph">
                  <wp:posOffset>1255414</wp:posOffset>
                </wp:positionV>
                <wp:extent cx="3281045" cy="1581150"/>
                <wp:effectExtent l="0" t="0" r="0" b="0"/>
                <wp:wrapTight wrapText="bothSides">
                  <wp:wrapPolygon edited="0">
                    <wp:start x="0" y="0"/>
                    <wp:lineTo x="0" y="21340"/>
                    <wp:lineTo x="21445" y="21340"/>
                    <wp:lineTo x="21445"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3281045" cy="1581150"/>
                        </a:xfrm>
                        <a:prstGeom prst="rect">
                          <a:avLst/>
                        </a:prstGeom>
                        <a:solidFill>
                          <a:schemeClr val="lt1"/>
                        </a:solidFill>
                        <a:ln w="6350">
                          <a:noFill/>
                        </a:ln>
                      </wps:spPr>
                      <wps:txbx>
                        <w:txbxContent>
                          <w:p w14:paraId="4ED288DE" w14:textId="59FD7A7E" w:rsidR="002E44FC" w:rsidRPr="00A017B4" w:rsidRDefault="002A1F00" w:rsidP="002E44FC">
                            <w:pPr>
                              <w:jc w:val="center"/>
                            </w:pPr>
                            <w:r w:rsidRPr="00A017B4">
                              <w:rPr>
                                <w:noProof/>
                              </w:rPr>
                              <w:drawing>
                                <wp:inline distT="0" distB="0" distL="0" distR="0" wp14:anchorId="6C510751" wp14:editId="0C64A0AA">
                                  <wp:extent cx="3091614" cy="128431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305" r="712"/>
                                          <a:stretch/>
                                        </pic:blipFill>
                                        <pic:spPr bwMode="auto">
                                          <a:xfrm>
                                            <a:off x="0" y="0"/>
                                            <a:ext cx="3130831" cy="1300604"/>
                                          </a:xfrm>
                                          <a:prstGeom prst="rect">
                                            <a:avLst/>
                                          </a:prstGeom>
                                          <a:ln>
                                            <a:noFill/>
                                          </a:ln>
                                          <a:extLst>
                                            <a:ext uri="{53640926-AAD7-44D8-BBD7-CCE9431645EC}">
                                              <a14:shadowObscured xmlns:a14="http://schemas.microsoft.com/office/drawing/2010/main"/>
                                            </a:ext>
                                          </a:extLst>
                                        </pic:spPr>
                                      </pic:pic>
                                    </a:graphicData>
                                  </a:graphic>
                                </wp:inline>
                              </w:drawing>
                            </w:r>
                          </w:p>
                          <w:p w14:paraId="7DD98E20" w14:textId="77777777" w:rsidR="002E44FC" w:rsidRPr="00A017B4" w:rsidRDefault="002E44FC" w:rsidP="002E44FC">
                            <w:r w:rsidRPr="00A017B4">
                              <w:rPr>
                                <w:b/>
                                <w:bCs/>
                                <w:sz w:val="18"/>
                                <w:szCs w:val="18"/>
                              </w:rPr>
                              <w:t>Fig. 3.</w:t>
                            </w:r>
                            <w:r w:rsidRPr="00A017B4">
                              <w:rPr>
                                <w:sz w:val="18"/>
                                <w:szCs w:val="18"/>
                              </w:rPr>
                              <w:t xml:space="preserve"> Schematic of the FRIENDS’s inductive pickup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BAAEE" id="_x0000_s1028" type="#_x0000_t202" style="position:absolute;left:0;text-align:left;margin-left:-.1pt;margin-top:98.85pt;width:258.35pt;height:124.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" fillcolor="white [3201]" stroked="f" strokeweight=".5pt">
                <v:textbox>
                  <w:txbxContent>
                    <w:p w14:paraId="4ED288DE" w14:textId="59FD7A7E" w:rsidR="002E44FC" w:rsidRPr="00A017B4" w:rsidRDefault="002A1F00" w:rsidP="002E44FC">
                      <w:pPr>
                        <w:jc w:val="center"/>
                      </w:pPr>
                      <w:r w:rsidRPr="00A017B4">
                        <w:rPr>
                          <w:noProof/>
                        </w:rPr>
                        <w:drawing>
                          <wp:inline distT="0" distB="0" distL="0" distR="0" wp14:anchorId="6C510751" wp14:editId="0C64A0AA">
                            <wp:extent cx="3091614" cy="128431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305" r="712"/>
                                    <a:stretch/>
                                  </pic:blipFill>
                                  <pic:spPr bwMode="auto">
                                    <a:xfrm>
                                      <a:off x="0" y="0"/>
                                      <a:ext cx="3130831" cy="1300604"/>
                                    </a:xfrm>
                                    <a:prstGeom prst="rect">
                                      <a:avLst/>
                                    </a:prstGeom>
                                    <a:ln>
                                      <a:noFill/>
                                    </a:ln>
                                    <a:extLst>
                                      <a:ext uri="{53640926-AAD7-44D8-BBD7-CCE9431645EC}">
                                        <a14:shadowObscured xmlns:a14="http://schemas.microsoft.com/office/drawing/2010/main"/>
                                      </a:ext>
                                    </a:extLst>
                                  </pic:spPr>
                                </pic:pic>
                              </a:graphicData>
                            </a:graphic>
                          </wp:inline>
                        </w:drawing>
                      </w:r>
                    </w:p>
                    <w:p w14:paraId="7DD98E20" w14:textId="77777777" w:rsidR="002E44FC" w:rsidRPr="00A017B4" w:rsidRDefault="002E44FC" w:rsidP="002E44FC">
                      <w:r w:rsidRPr="00A017B4">
                        <w:rPr>
                          <w:b/>
                          <w:bCs/>
                          <w:sz w:val="18"/>
                          <w:szCs w:val="18"/>
                        </w:rPr>
                        <w:t>Fig. 3.</w:t>
                      </w:r>
                      <w:r w:rsidRPr="00A017B4">
                        <w:rPr>
                          <w:sz w:val="18"/>
                          <w:szCs w:val="18"/>
                        </w:rPr>
                        <w:t xml:space="preserve"> Schematic of the FRIENDS’s inductive pickup sensor.</w:t>
                      </w:r>
                    </w:p>
                  </w:txbxContent>
                </v:textbox>
                <w10:wrap type="tight" anchorx="margin"/>
              </v:shape>
            </w:pict>
          </mc:Fallback>
        </mc:AlternateContent>
      </w:r>
      <w:r w:rsidRPr="00A017B4">
        <w:t xml:space="preserve">A functional block-diagram of the FRIENDS device is shown in Fig. 4. In addition to the inductive pickup sensor described above, the device integrates two additional sensors. </w:t>
      </w:r>
      <w:del w:id="168" w:author="Reviewer-Response Edit" w:date="2026-08-04T00:00:00Z">
        <w:r w:rsidRPr="00A017B4">
          <w:delText xml:space="preserve">A capacitive touch sensor (AT42QT1011, Microchip Technology) detects contact with the FRIENDS enclosure and was intended to serve as a proxy for ENDS holding </w:delText>
        </w:r>
      </w:del>
      <w:ins w:id="169" w:author="Reviewer-Response Edit" w:date="2026-08-04T00:00:00Z">
        <w:r w:rsidRPr="00A017B4">
          <w:t xml:space="preserve">A capacitive touch sensor (AT42QT1011, Microchip Technology) detects contact with the FRIENDS enclosure and </w:t>
        </w:r>
        <w:r w:rsidRPr="00A017B4">
          <w:t xml:space="preserve">was included as an exploratory channel intended to serve as a proxy for ENDS holding </w:t>
        </w:r>
      </w:ins>
    </w:p>
    <w:p w14:paraId="51E5FD80" w14:textId="545A5374" w:rsidR="003E5817" w:rsidRPr="00A017B4" w:rsidRDefault="003E5817" w:rsidP="003E5817">
      <w:pPr>
        <w:pStyle w:val="PARAIndent"/>
      </w:pPr>
      <w:r w:rsidRPr="00A017B4">
        <w:t>The sensors are interfaced to a low-power 16-bit microcontroller (MSP430G2433IRHB32R, Texas Instruments) that coordinates sensor data acquisition, control logic, and power management. External 512 KB flash memory (MX25L4006E, Macronix International) connected using SPI is used for data logging. The device is powered by a rechargeable 110</w:t>
      </w:r>
      <w:ins w:id="170" w:author="Edward Sazonov" w:date="2026-08-04T14:25:00Z" w16du:dateUtc="2026-08-04T19:25:00Z">
        <w:r w:rsidR="00220388" w:rsidRPr="00A017B4">
          <w:t xml:space="preserve"> </w:t>
        </w:r>
      </w:ins>
      <w:r w:rsidRPr="00A017B4">
        <w:t xml:space="preserve">mAh Li-Po battery, providing over 10 days of continuous operation on a single charge.  </w:t>
      </w:r>
    </w:p>
    <w:p w14:paraId="7F3AFBFA" w14:textId="1A5E32C6" w:rsidR="003E5817" w:rsidRPr="00A017B4" w:rsidRDefault="003E5817" w:rsidP="003E5817">
      <w:pPr>
        <w:pStyle w:val="PARAIndent"/>
      </w:pPr>
      <w:r w:rsidRPr="00A017B4">
        <w:t>Fig. 5 illustrates the hardware of the FRIENDS device. Fig. 6 shows the device housed within a custom 3D-printed enclosure with the thermistor connected for temperature sensing and attached to a commercially available disposable ENDS (Geek Bar Pulse 7500/15000).</w:t>
      </w:r>
    </w:p>
    <w:p w14:paraId="0570B8B2" w14:textId="27E3EB2E" w:rsidR="00746F30" w:rsidRPr="00A017B4" w:rsidRDefault="00746F30" w:rsidP="00746F30">
      <w:pPr>
        <w:pStyle w:val="PARAIndent"/>
      </w:pPr>
      <w:r w:rsidRPr="00A017B4">
        <w:t>The firmware for the FRIENDS device (written in C) uses an interrupt-driven architecture to capture and log vaping events: a hardware interrupt is triggered whenever either the inductive pickup detects a puff or the touch sensor registers contact. Interrupts are also triggered at the end of a puff or end of contact with the touch sensor. Precise time with resolution of (1/32768</w:t>
      </w:r>
      <w:ins w:id="171" w:author="Edward Sazonov" w:date="2026-08-04T14:25:00Z" w16du:dateUtc="2026-08-04T19:25:00Z">
        <w:r w:rsidR="00220388" w:rsidRPr="00A017B4">
          <w:t xml:space="preserve"> </w:t>
        </w:r>
      </w:ins>
      <w:r w:rsidRPr="00A017B4">
        <w:t>s, ~30</w:t>
      </w:r>
      <w:ins w:id="172" w:author="Edward Sazonov" w:date="2026-08-04T14:25:00Z" w16du:dateUtc="2026-08-04T19:25:00Z">
        <w:r w:rsidR="00220388" w:rsidRPr="00A017B4">
          <w:t xml:space="preserve"> </w:t>
        </w:r>
      </w:ins>
      <w:r w:rsidRPr="00A017B4">
        <w:t xml:space="preserve">us) is kept by an internal timer clocked by a crystal oscillator. In response to a trigger, an event timestamp in extended POSIX format containing date, time, and fractions of the second </w:t>
      </w:r>
      <w:del w:id="173" w:author="Reviewer-Response Edit" w:date="2026-08-04T00:00:00Z">
        <w:r w:rsidRPr="00A017B4">
          <w:delText>(Table 1) is written to the flash</w:delText>
        </w:r>
      </w:del>
      <w:ins w:id="174" w:author="Reviewer-Response Edit" w:date="2026-08-04T00:00:00Z">
        <w:r w:rsidRPr="00A017B4">
          <w:t>(Table 2) is written to the flash</w:t>
        </w:r>
      </w:ins>
      <w:r w:rsidRPr="00A017B4">
        <w:t xml:space="preserve"> in combination with type of the event (PUFF ON/PUFF OFF, TOUCH ON/TOUCH OFF). For each of these events, the ADC reads the temperature from the thermistor, and this value is also logged in flash memory. Each event requires 8 bytes of storage to store the event type, extended timestamp, and temperature, with the flash capacity allowing for a total of 65536 events to be stored on the device. </w:t>
      </w:r>
    </w:p>
    <w:p w14:paraId="3EB8FD4C" w14:textId="1E472F40" w:rsidR="00732E46" w:rsidRPr="00A017B4" w:rsidRDefault="006254C8" w:rsidP="00746F30">
      <w:pPr>
        <w:widowControl w:val="0"/>
        <w:pBdr>
          <w:top w:val="nil"/>
          <w:left w:val="nil"/>
          <w:bottom w:val="nil"/>
          <w:right w:val="nil"/>
          <w:between w:val="nil"/>
        </w:pBdr>
        <w:spacing w:line="252" w:lineRule="auto"/>
        <w:ind w:firstLine="144"/>
        <w:jc w:val="both"/>
        <w:rPr>
          <w:rFonts w:cs="Arial"/>
          <w:szCs w:val="22"/>
        </w:rPr>
      </w:pPr>
      <w:r w:rsidRPr="00A017B4">
        <w:rPr>
          <w:noProof/>
        </w:rPr>
        <mc:AlternateContent>
          <mc:Choice Requires="wps">
            <w:drawing>
              <wp:anchor distT="0" distB="0" distL="114300" distR="114300" simplePos="0" relativeHeight="251623424" behindDoc="1" locked="0" layoutInCell="1" allowOverlap="1" wp14:anchorId="427A1BC1" wp14:editId="57E7D8D2">
                <wp:simplePos x="0" y="0"/>
                <wp:positionH relativeFrom="column">
                  <wp:posOffset>-35661</wp:posOffset>
                </wp:positionH>
                <wp:positionV relativeFrom="paragraph">
                  <wp:posOffset>289542</wp:posOffset>
                </wp:positionV>
                <wp:extent cx="3213735" cy="3738880"/>
                <wp:effectExtent l="0" t="0" r="5715" b="0"/>
                <wp:wrapTight wrapText="bothSides">
                  <wp:wrapPolygon edited="0">
                    <wp:start x="0" y="0"/>
                    <wp:lineTo x="0" y="21461"/>
                    <wp:lineTo x="21510" y="21461"/>
                    <wp:lineTo x="21510"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3213735" cy="3738880"/>
                        </a:xfrm>
                        <a:prstGeom prst="rect">
                          <a:avLst/>
                        </a:prstGeom>
                        <a:solidFill>
                          <a:schemeClr val="lt1"/>
                        </a:solidFill>
                        <a:ln w="6350">
                          <a:noFill/>
                        </a:ln>
                      </wps:spPr>
                      <wps:txbx>
                        <w:txbxContent>
                          <w:p w14:paraId="4B4117F8" w14:textId="77777777" w:rsidR="00DB51DE" w:rsidRPr="00A017B4" w:rsidRDefault="00DB51DE" w:rsidP="00DB51DE">
                            <w:r w:rsidRPr="00A017B4">
                              <w:rPr>
                                <w:noProof/>
                              </w:rPr>
                              <w:drawing>
                                <wp:inline distT="0" distB="0" distL="0" distR="0" wp14:anchorId="60EFA4A8" wp14:editId="648CB05F">
                                  <wp:extent cx="3024505" cy="1047115"/>
                                  <wp:effectExtent l="0" t="0" r="444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24505" cy="1047115"/>
                                          </a:xfrm>
                                          <a:prstGeom prst="rect">
                                            <a:avLst/>
                                          </a:prstGeom>
                                        </pic:spPr>
                                      </pic:pic>
                                    </a:graphicData>
                                  </a:graphic>
                                </wp:inline>
                              </w:drawing>
                            </w:r>
                          </w:p>
                          <w:p w14:paraId="1B4171D1" w14:textId="77777777" w:rsidR="00DB51DE" w:rsidRPr="00A017B4" w:rsidRDefault="00DB51DE" w:rsidP="00DB51DE">
                            <w:pPr>
                              <w:rPr>
                                <w:sz w:val="18"/>
                                <w:szCs w:val="18"/>
                              </w:rPr>
                            </w:pPr>
                            <w:r w:rsidRPr="00A017B4">
                              <w:rPr>
                                <w:sz w:val="18"/>
                                <w:szCs w:val="18"/>
                              </w:rPr>
                              <w:t>Fig.  4. Functional Block Diagram of FRIENDS device.</w:t>
                            </w:r>
                          </w:p>
                          <w:p w14:paraId="38B827E8" w14:textId="77777777" w:rsidR="00DB51DE" w:rsidRPr="00A017B4" w:rsidRDefault="00DB51DE" w:rsidP="00DB51DE">
                            <w:pPr>
                              <w:rPr>
                                <w:sz w:val="18"/>
                                <w:szCs w:val="18"/>
                              </w:rPr>
                            </w:pPr>
                          </w:p>
                          <w:p w14:paraId="0BDFC5FA" w14:textId="77777777" w:rsidR="00DB51DE" w:rsidRPr="00A017B4" w:rsidRDefault="00DB51DE" w:rsidP="00DB51DE">
                            <w:r w:rsidRPr="00A017B4">
                              <w:rPr>
                                <w:noProof/>
                              </w:rPr>
                              <w:drawing>
                                <wp:inline distT="0" distB="0" distL="0" distR="0" wp14:anchorId="04572992" wp14:editId="1EE27F96">
                                  <wp:extent cx="3024505" cy="215773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24505" cy="2157730"/>
                                          </a:xfrm>
                                          <a:prstGeom prst="rect">
                                            <a:avLst/>
                                          </a:prstGeom>
                                        </pic:spPr>
                                      </pic:pic>
                                    </a:graphicData>
                                  </a:graphic>
                                </wp:inline>
                              </w:drawing>
                            </w:r>
                          </w:p>
                          <w:p w14:paraId="22BAC15E" w14:textId="77777777" w:rsidR="00DB51DE" w:rsidRPr="00A017B4" w:rsidRDefault="00DB51DE" w:rsidP="00DB51DE">
                            <w:pPr>
                              <w:rPr>
                                <w:sz w:val="18"/>
                                <w:szCs w:val="18"/>
                              </w:rPr>
                            </w:pPr>
                            <w:r w:rsidRPr="00A017B4">
                              <w:rPr>
                                <w:sz w:val="18"/>
                                <w:szCs w:val="18"/>
                              </w:rPr>
                              <w:t>Fig.  5. Electronics of the FRIENDS device (front and back).</w:t>
                            </w:r>
                          </w:p>
                          <w:p w14:paraId="7198F9CE" w14:textId="77777777" w:rsidR="00DB51DE" w:rsidRPr="00A017B4" w:rsidRDefault="00DB51DE" w:rsidP="00DB51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A1BC1" id="Text Box 6" o:spid="_x0000_s1029" type="#_x0000_t202" style="position:absolute;left:0;text-align:left;margin-left:-2.8pt;margin-top:22.8pt;width:253.05pt;height:294.4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2JiMAIAAFwEAAAOAAAAZHJzL2Uyb0RvYy54bWysVEtv2zAMvg/YfxB0X5xnmxl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" fillcolor="white [3201]" stroked="f" strokeweight=".5pt">
                <v:textbox>
                  <w:txbxContent>
                    <w:p w14:paraId="4B4117F8" w14:textId="77777777" w:rsidR="00DB51DE" w:rsidRPr="00A017B4" w:rsidRDefault="00DB51DE" w:rsidP="00DB51DE">
                      <w:r w:rsidRPr="00A017B4">
                        <w:rPr>
                          <w:noProof/>
                        </w:rPr>
                        <w:drawing>
                          <wp:inline distT="0" distB="0" distL="0" distR="0" wp14:anchorId="60EFA4A8" wp14:editId="648CB05F">
                            <wp:extent cx="3024505" cy="1047115"/>
                            <wp:effectExtent l="0" t="0" r="444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24505" cy="1047115"/>
                                    </a:xfrm>
                                    <a:prstGeom prst="rect">
                                      <a:avLst/>
                                    </a:prstGeom>
                                  </pic:spPr>
                                </pic:pic>
                              </a:graphicData>
                            </a:graphic>
                          </wp:inline>
                        </w:drawing>
                      </w:r>
                    </w:p>
                    <w:p w14:paraId="1B4171D1" w14:textId="77777777" w:rsidR="00DB51DE" w:rsidRPr="00A017B4" w:rsidRDefault="00DB51DE" w:rsidP="00DB51DE">
                      <w:pPr>
                        <w:rPr>
                          <w:sz w:val="18"/>
                          <w:szCs w:val="18"/>
                        </w:rPr>
                      </w:pPr>
                      <w:r w:rsidRPr="00A017B4">
                        <w:rPr>
                          <w:sz w:val="18"/>
                          <w:szCs w:val="18"/>
                        </w:rPr>
                        <w:t>Fig.  4. Functional Block Diagram of FRIENDS device.</w:t>
                      </w:r>
                    </w:p>
                    <w:p w14:paraId="38B827E8" w14:textId="77777777" w:rsidR="00DB51DE" w:rsidRPr="00A017B4" w:rsidRDefault="00DB51DE" w:rsidP="00DB51DE">
                      <w:pPr>
                        <w:rPr>
                          <w:sz w:val="18"/>
                          <w:szCs w:val="18"/>
                        </w:rPr>
                      </w:pPr>
                    </w:p>
                    <w:p w14:paraId="0BDFC5FA" w14:textId="77777777" w:rsidR="00DB51DE" w:rsidRPr="00A017B4" w:rsidRDefault="00DB51DE" w:rsidP="00DB51DE">
                      <w:r w:rsidRPr="00A017B4">
                        <w:rPr>
                          <w:noProof/>
                        </w:rPr>
                        <w:drawing>
                          <wp:inline distT="0" distB="0" distL="0" distR="0" wp14:anchorId="04572992" wp14:editId="1EE27F96">
                            <wp:extent cx="3024505" cy="215773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24505" cy="2157730"/>
                                    </a:xfrm>
                                    <a:prstGeom prst="rect">
                                      <a:avLst/>
                                    </a:prstGeom>
                                  </pic:spPr>
                                </pic:pic>
                              </a:graphicData>
                            </a:graphic>
                          </wp:inline>
                        </w:drawing>
                      </w:r>
                    </w:p>
                    <w:p w14:paraId="22BAC15E" w14:textId="77777777" w:rsidR="00DB51DE" w:rsidRPr="00A017B4" w:rsidRDefault="00DB51DE" w:rsidP="00DB51DE">
                      <w:pPr>
                        <w:rPr>
                          <w:sz w:val="18"/>
                          <w:szCs w:val="18"/>
                        </w:rPr>
                      </w:pPr>
                      <w:r w:rsidRPr="00A017B4">
                        <w:rPr>
                          <w:sz w:val="18"/>
                          <w:szCs w:val="18"/>
                        </w:rPr>
                        <w:t>Fig.  5. Electronics of the FRIENDS device (front and back).</w:t>
                      </w:r>
                    </w:p>
                    <w:p w14:paraId="7198F9CE" w14:textId="77777777" w:rsidR="00DB51DE" w:rsidRPr="00A017B4" w:rsidRDefault="00DB51DE" w:rsidP="00DB51DE"/>
                  </w:txbxContent>
                </v:textbox>
                <w10:wrap type="tight"/>
              </v:shape>
            </w:pict>
          </mc:Fallback>
        </mc:AlternateContent>
      </w:r>
      <w:r w:rsidRPr="00A017B4">
        <w:rPr>
          <w:rFonts w:cs="Arial"/>
          <w:szCs w:val="22"/>
        </w:rPr>
        <w:t xml:space="preserve">Data stored on the FRIENDS device are accessed and decoded using a Python-based graphical user interface (GUI) </w:t>
      </w:r>
      <w:r w:rsidRPr="00A017B4">
        <w:rPr>
          <w:rFonts w:cs="Arial"/>
          <w:szCs w:val="22"/>
        </w:rPr>
        <w:fldChar w:fldCharType="begin"/>
      </w:r>
      <w:r w:rsidRPr="00A017B4">
        <w:rPr>
          <w:rFonts w:cs="Arial"/>
          <w:szCs w:val="22"/>
        </w:rPr>
        <w:instrText xml:space="preserve"> ADDIN ZOTERO_ITEM CSL_CITATION {"citationID":"uDrbaDIS","properties":{"unsorted":false,"formattedCitation":"[28], [29]","plainCitation":"[28], [29]","noteIndex":0},"citationItems":[{"id":10541,"uris":["http://zotero.org/users/45968/items/D32PKZLF"],"itemData":{"id":10541,"type":"article-journal","abstract":"Understanding puffing topography (PT), which includes puff duration, intra-puff interval, and puff count per session, is critical for evaluating Electronic Nicotine Delivery Systems (ENDS) use, toxicant exposure, and informing regulatory decisions. We developed FRIENDS (Flexible Robust Instrumentation of ENDS), an open-source device that can be attached to ENDS and records puffing and touching events. This paper introduces the FRIENDS graphical user interface (GUI) that improves accessibility and interpretability of data collected by FRIENDS. The GUI is a Python-based open-source tool that extracts, decodes, and visualizes 24-hour puffing data from the FRIENDS device. Validation using 24-hour experimental data confirmed accurate timestamp conversion, reliable event decoding, and effective behavioral visualization. The software is freely available on GitHub for public use.","container-title":"Journal of Open Research Software","DOI":"10.5334/jors.613","ISSN":"2049-9647","issue":"1","language":"en","source":"openresearchsoftware.metajnl.com","title":"FRIENDS GUI: A Graphical User Interface for Data Collection and Visualization of Vaping Behavior from a Passive Vaping Monitor","title-short":"FRIENDS GUI","URL":"https://openresearchsoftware.metajnl.com/articles/10.5334/jors.613","volume":"14","author":[{"family":"Pranto","given":"Shehan Irteza"},{"family":"Fassler","given":"Brett"},{"family":"Islam","given":"Md Rafi"},{"family":"Schenkel","given":"Ashley"},{"family":"Hawk","given":"Larry W."},{"family":"Sazonov","given":"Edward"}],"accessed":{"date-parts":[["2026",4,14]]},"issued":{"date-parts":[["2026",4,7]]}}},{"id":10427,"uris":["http://zotero.org/groups/40885/items/IXBQ9536"],"itemData":{"id":10427,"type":"software","genre":"Python","license":"MIT","note":"original-date: 2023-05-17T14:42:48Z","source":"GitHub","title":"eszsonic/FRIENDSGUI","URL":"https://github.com/eszsonic/FRIENDSGUI","author":[{"family":"eszsonic","given":""}],"accessed":{"date-parts":[["2025",12,9]]},"issued":{"date-parts":[["2025",4,23]]}}}],"schema":"https://github.com/citation-style-language/schema/raw/master/csl-citation.json"} </w:instrText>
      </w:r>
      <w:r w:rsidRPr="00A017B4">
        <w:rPr>
          <w:rFonts w:cs="Arial"/>
          <w:szCs w:val="22"/>
        </w:rPr>
        <w:fldChar w:fldCharType="separate"/>
      </w:r>
      <w:r w:rsidRPr="00A017B4">
        <w:t>[28], [29]</w:t>
      </w:r>
      <w:r w:rsidRPr="00A017B4">
        <w:rPr>
          <w:rFonts w:cs="Arial"/>
          <w:szCs w:val="22"/>
        </w:rPr>
        <w:fldChar w:fldCharType="end"/>
      </w:r>
      <w:r w:rsidRPr="00A017B4">
        <w:rPr>
          <w:rFonts w:cs="Arial"/>
          <w:szCs w:val="22"/>
        </w:rPr>
        <w:t>. The FRIENDS GUI interfaces with FRIENDS devices through USB serial communication and provides tools for synchronizing the internal clock, managing flash memory, extracting raw data, decoding extended POSIX timestamps, and visualizing ENDS usage. The event code, POSIX seconds, and fractional seconds are extracted, and the timestamps are converted into a local, readable datetime format. The data are then processed using the puff detection algorithm described in the next section, and the results are visualized in daily 24-hour graphs (Fig. 7).</w:t>
      </w:r>
    </w:p>
    <w:p w14:paraId="25CCB39F" w14:textId="3E4CA8D0" w:rsidR="00AD758C" w:rsidRPr="00A017B4" w:rsidRDefault="00D264F7" w:rsidP="00AD758C">
      <w:pPr>
        <w:pStyle w:val="Heading2"/>
        <w:numPr>
          <w:ilvl w:val="0"/>
          <w:numId w:val="0"/>
        </w:numPr>
      </w:pPr>
      <w:r w:rsidRPr="00A017B4">
        <w:t xml:space="preserve">C. Puff Detection and Stitching </w:t>
      </w:r>
    </w:p>
    <w:p w14:paraId="75B5C610" w14:textId="5EF8C220" w:rsidR="00AD758C" w:rsidRPr="00A017B4" w:rsidRDefault="00AD758C" w:rsidP="00AD758C">
      <w:pPr>
        <w:pStyle w:val="PARAIndent"/>
        <w:ind w:firstLine="0"/>
      </w:pPr>
      <w:r w:rsidRPr="00A017B4">
        <w:t xml:space="preserve">Puff detection is performed within the GUI software </w:t>
      </w:r>
      <w:r w:rsidRPr="00A017B4">
        <w:rPr>
          <w:rFonts w:cs="Arial"/>
          <w:szCs w:val="22"/>
        </w:rPr>
        <w:fldChar w:fldCharType="begin"/>
      </w:r>
      <w:r w:rsidRPr="00A017B4">
        <w:rPr>
          <w:rFonts w:cs="Arial"/>
          <w:szCs w:val="22"/>
        </w:rPr>
        <w:instrText xml:space="preserve"> ADDIN ZOTERO_ITEM CSL_CITATION {"citationID":"T0WEMuUG","properties":{"unsorted":false,"formattedCitation":"[28]","plainCitation":"[28]","noteIndex":0},"citationItems":[{"id":10541,"uris":["http://zotero.org/users/45968/items/D32PKZLF"],"itemData":{"id":10541,"type":"article-journal","abstract":"Understanding puffing topography (PT), which includes puff duration, intra-puff interval, and puff count per session, is critical for evaluating Electronic Nicotine Delivery Systems (ENDS) use, toxicant exposure, and informing regulatory decisions. We developed FRIENDS (Flexible Robust Instrumentation of ENDS), an open-source device that can be attached to ENDS and records puffing and touching events. This paper introduces the FRIENDS graphical user interface (GUI) that improves accessibility and interpretability of data collected by FRIENDS. The GUI is a Python-based open-source tool that extracts, decodes, and visualizes 24-hour puffing data from the FRIENDS device. Validation using 24-hour experimental data confirmed accurate timestamp conversion, reliable event decoding, and effective behavioral visualization. The software is freely available on GitHub for public use.","container-title":"Journal of Open Research Software","DOI":"10.5334/jors.613","ISSN":"2049-9647","issue":"1","language":"en","source":"openresearchsoftware.metajnl.com","title":"FRIENDS GUI: A Graphical User Interface for Data Collection and Visualization of Vaping Behavior from a Passive Vaping Monitor","title-short":"FRIENDS GUI","URL":"https://openresearchsoftware.metajnl.com/articles/10.5334/jors.613","volume":"14","author":[{"family":"Pranto","given":"Shehan Irteza"},{"family":"Fassler","given":"Brett"},{"family":"Islam","given":"Md Rafi"},{"family":"Schenkel","given":"Ashley"},{"family":"Hawk","given":"Larry W."},{"family":"Sazonov","given":"Edward"}],"accessed":{"date-parts":[["2026",4,14]]},"issued":{"date-parts":[["2026",4,7]]}}}],"schema":"https://github.com/citation-style-language/schema/raw/master/csl-citation.json"} </w:instrText>
      </w:r>
      <w:r w:rsidRPr="00A017B4">
        <w:rPr>
          <w:rFonts w:cs="Arial"/>
          <w:szCs w:val="22"/>
        </w:rPr>
        <w:fldChar w:fldCharType="separate"/>
      </w:r>
      <w:r w:rsidRPr="00A017B4">
        <w:t>[28]</w:t>
      </w:r>
      <w:r w:rsidRPr="00A017B4">
        <w:rPr>
          <w:rFonts w:cs="Arial"/>
          <w:szCs w:val="22"/>
        </w:rPr>
        <w:fldChar w:fldCharType="end"/>
      </w:r>
      <w:r w:rsidRPr="00A017B4">
        <w:t xml:space="preserve">. The detection algorithm depends on the type of atomizer activation in a specific ENDS device (Fig. 2). </w:t>
      </w:r>
    </w:p>
    <w:p w14:paraId="55CEA77F" w14:textId="7B61EDED" w:rsidR="00D151E5" w:rsidRPr="00A017B4" w:rsidRDefault="006254C8" w:rsidP="00D151E5">
      <w:pPr>
        <w:pStyle w:val="PARAIndent"/>
      </w:pPr>
      <w:r w:rsidRPr="00A017B4">
        <w:rPr>
          <w:noProof/>
        </w:rPr>
        <mc:AlternateContent>
          <mc:Choice Requires="wps">
            <w:drawing>
              <wp:anchor distT="0" distB="0" distL="114300" distR="114300" simplePos="0" relativeHeight="251642880" behindDoc="0" locked="0" layoutInCell="1" allowOverlap="1" wp14:anchorId="0F513FF3" wp14:editId="67CE109A">
                <wp:simplePos x="0" y="0"/>
                <wp:positionH relativeFrom="margin">
                  <wp:posOffset>-6350</wp:posOffset>
                </wp:positionH>
                <wp:positionV relativeFrom="paragraph">
                  <wp:posOffset>5035166</wp:posOffset>
                </wp:positionV>
                <wp:extent cx="6582410" cy="1271905"/>
                <wp:effectExtent l="0" t="0" r="8890" b="4445"/>
                <wp:wrapTopAndBottom/>
                <wp:docPr id="22" name="Text Box 22"/>
                <wp:cNvGraphicFramePr/>
                <a:graphic xmlns:a="http://schemas.openxmlformats.org/drawingml/2006/main">
                  <a:graphicData uri="http://schemas.microsoft.com/office/word/2010/wordprocessingShape">
                    <wps:wsp>
                      <wps:cNvSpPr txBox="1"/>
                      <wps:spPr>
                        <a:xfrm>
                          <a:off x="0" y="0"/>
                          <a:ext cx="6582410" cy="1271905"/>
                        </a:xfrm>
                        <a:prstGeom prst="rect">
                          <a:avLst/>
                        </a:prstGeom>
                        <a:solidFill>
                          <a:schemeClr val="lt1"/>
                        </a:solidFill>
                        <a:ln w="6350">
                          <a:noFill/>
                        </a:ln>
                      </wps:spPr>
                      <wps:txbx>
                        <w:txbxContent>
                          <w:p w14:paraId="41B78004" w14:textId="77777777" w:rsidR="008E7BC7" w:rsidRPr="00A017B4" w:rsidRDefault="008E7BC7" w:rsidP="00655780">
                            <w:pPr>
                              <w:jc w:val="center"/>
                              <w:rPr>
                                <w:rFonts w:cs="Arial"/>
                                <w:b/>
                                <w:bCs/>
                                <w:iCs/>
                                <w:szCs w:val="22"/>
                              </w:rPr>
                            </w:pPr>
                            <w:r w:rsidRPr="00A017B4">
                              <w:rPr>
                                <w:rFonts w:cs="Arial"/>
                                <w:b/>
                                <w:bCs/>
                                <w:iCs/>
                                <w:szCs w:val="22"/>
                              </w:rPr>
                              <w:t xml:space="preserve">Table 2. </w:t>
                            </w:r>
                            <w:r w:rsidRPr="00A017B4">
                              <w:rPr>
                                <w:rFonts w:cs="Arial"/>
                                <w:iCs/>
                                <w:szCs w:val="22"/>
                              </w:rPr>
                              <w:t>Example of Extended POSIX Timestamp and converted timestamp</w:t>
                            </w:r>
                          </w:p>
                          <w:tbl>
                            <w:tblPr>
                              <w:tblStyle w:val="TableGrid"/>
                              <w:tblW w:w="4633" w:type="pct"/>
                              <w:jc w:val="center"/>
                              <w:tblLook w:val="04A0" w:firstRow="1" w:lastRow="0" w:firstColumn="1" w:lastColumn="0" w:noHBand="0" w:noVBand="1"/>
                            </w:tblPr>
                            <w:tblGrid>
                              <w:gridCol w:w="1817"/>
                              <w:gridCol w:w="948"/>
                              <w:gridCol w:w="1437"/>
                              <w:gridCol w:w="927"/>
                              <w:gridCol w:w="1141"/>
                              <w:gridCol w:w="3273"/>
                            </w:tblGrid>
                            <w:tr w:rsidR="008E7BC7" w:rsidRPr="00A017B4" w14:paraId="3A110A9F" w14:textId="77777777" w:rsidTr="00655780">
                              <w:trPr>
                                <w:trHeight w:val="387"/>
                                <w:jc w:val="center"/>
                              </w:trPr>
                              <w:tc>
                                <w:tcPr>
                                  <w:tcW w:w="954" w:type="pct"/>
                                  <w:tcBorders>
                                    <w:top w:val="single" w:sz="4" w:space="0" w:color="auto"/>
                                  </w:tcBorders>
                                </w:tcPr>
                                <w:p w14:paraId="37B6FCCF" w14:textId="77777777" w:rsidR="008E7BC7" w:rsidRPr="00A017B4" w:rsidRDefault="008E7BC7" w:rsidP="00897FE4">
                                  <w:pPr>
                                    <w:rPr>
                                      <w:rFonts w:cs="Arial"/>
                                      <w:b/>
                                      <w:bCs/>
                                      <w:iCs/>
                                      <w:sz w:val="16"/>
                                      <w:szCs w:val="16"/>
                                    </w:rPr>
                                  </w:pPr>
                                  <w:r w:rsidRPr="00A017B4">
                                    <w:rPr>
                                      <w:rFonts w:cs="Arial"/>
                                      <w:b/>
                                      <w:bCs/>
                                      <w:iCs/>
                                      <w:sz w:val="16"/>
                                      <w:szCs w:val="16"/>
                                    </w:rPr>
                                    <w:t>Extended POSIX timestamp</w:t>
                                  </w:r>
                                </w:p>
                              </w:tc>
                              <w:tc>
                                <w:tcPr>
                                  <w:tcW w:w="499" w:type="pct"/>
                                  <w:tcBorders>
                                    <w:top w:val="single" w:sz="4" w:space="0" w:color="auto"/>
                                  </w:tcBorders>
                                </w:tcPr>
                                <w:p w14:paraId="020D657F" w14:textId="77777777" w:rsidR="008E7BC7" w:rsidRPr="00A017B4" w:rsidRDefault="008E7BC7" w:rsidP="00897FE4">
                                  <w:pPr>
                                    <w:rPr>
                                      <w:rFonts w:cs="Arial"/>
                                      <w:b/>
                                      <w:bCs/>
                                      <w:iCs/>
                                      <w:sz w:val="16"/>
                                      <w:szCs w:val="16"/>
                                    </w:rPr>
                                  </w:pPr>
                                  <w:r w:rsidRPr="00A017B4">
                                    <w:rPr>
                                      <w:rFonts w:cs="Arial"/>
                                      <w:b/>
                                      <w:bCs/>
                                      <w:iCs/>
                                      <w:sz w:val="16"/>
                                      <w:szCs w:val="16"/>
                                    </w:rPr>
                                    <w:t>Event Code</w:t>
                                  </w:r>
                                </w:p>
                              </w:tc>
                              <w:tc>
                                <w:tcPr>
                                  <w:tcW w:w="755" w:type="pct"/>
                                  <w:tcBorders>
                                    <w:top w:val="single" w:sz="4" w:space="0" w:color="auto"/>
                                  </w:tcBorders>
                                </w:tcPr>
                                <w:p w14:paraId="56FB79E0" w14:textId="77777777" w:rsidR="008E7BC7" w:rsidRPr="00A017B4" w:rsidRDefault="008E7BC7" w:rsidP="00897FE4">
                                  <w:pPr>
                                    <w:rPr>
                                      <w:rFonts w:cs="Arial"/>
                                      <w:b/>
                                      <w:bCs/>
                                      <w:iCs/>
                                      <w:sz w:val="16"/>
                                      <w:szCs w:val="16"/>
                                    </w:rPr>
                                  </w:pPr>
                                  <w:r w:rsidRPr="00A017B4">
                                    <w:rPr>
                                      <w:rFonts w:cs="Arial"/>
                                      <w:b/>
                                      <w:bCs/>
                                      <w:iCs/>
                                      <w:sz w:val="16"/>
                                      <w:szCs w:val="16"/>
                                    </w:rPr>
                                    <w:t>Standard POSIX in HEX format</w:t>
                                  </w:r>
                                </w:p>
                              </w:tc>
                              <w:tc>
                                <w:tcPr>
                                  <w:tcW w:w="480" w:type="pct"/>
                                  <w:tcBorders>
                                    <w:top w:val="single" w:sz="4" w:space="0" w:color="auto"/>
                                  </w:tcBorders>
                                </w:tcPr>
                                <w:p w14:paraId="087F5DD3" w14:textId="77777777" w:rsidR="008E7BC7" w:rsidRPr="00A017B4" w:rsidRDefault="008E7BC7" w:rsidP="00897FE4">
                                  <w:pPr>
                                    <w:rPr>
                                      <w:rFonts w:cs="Arial"/>
                                      <w:b/>
                                      <w:bCs/>
                                      <w:iCs/>
                                      <w:sz w:val="16"/>
                                      <w:szCs w:val="16"/>
                                    </w:rPr>
                                  </w:pPr>
                                  <w:r w:rsidRPr="00A017B4">
                                    <w:rPr>
                                      <w:rFonts w:cs="Arial"/>
                                      <w:b/>
                                      <w:bCs/>
                                      <w:iCs/>
                                      <w:sz w:val="16"/>
                                      <w:szCs w:val="16"/>
                                    </w:rPr>
                                    <w:t>Fractional Part</w:t>
                                  </w:r>
                                </w:p>
                              </w:tc>
                              <w:tc>
                                <w:tcPr>
                                  <w:tcW w:w="594" w:type="pct"/>
                                  <w:tcBorders>
                                    <w:top w:val="single" w:sz="4" w:space="0" w:color="auto"/>
                                  </w:tcBorders>
                                </w:tcPr>
                                <w:p w14:paraId="193F0ACC" w14:textId="77777777" w:rsidR="008E7BC7" w:rsidRPr="00A017B4" w:rsidRDefault="008E7BC7" w:rsidP="00897FE4">
                                  <w:pPr>
                                    <w:rPr>
                                      <w:rFonts w:cs="Arial"/>
                                      <w:b/>
                                      <w:bCs/>
                                      <w:iCs/>
                                      <w:sz w:val="16"/>
                                      <w:szCs w:val="16"/>
                                    </w:rPr>
                                  </w:pPr>
                                  <w:r w:rsidRPr="00A017B4">
                                    <w:rPr>
                                      <w:rFonts w:cs="Arial"/>
                                      <w:b/>
                                      <w:bCs/>
                                      <w:iCs/>
                                      <w:sz w:val="16"/>
                                      <w:szCs w:val="16"/>
                                    </w:rPr>
                                    <w:t>Event</w:t>
                                  </w:r>
                                </w:p>
                              </w:tc>
                              <w:tc>
                                <w:tcPr>
                                  <w:tcW w:w="1717" w:type="pct"/>
                                  <w:tcBorders>
                                    <w:top w:val="single" w:sz="4" w:space="0" w:color="auto"/>
                                  </w:tcBorders>
                                </w:tcPr>
                                <w:p w14:paraId="228DEEDB" w14:textId="77777777" w:rsidR="008E7BC7" w:rsidRPr="00A017B4" w:rsidRDefault="008E7BC7" w:rsidP="00897FE4">
                                  <w:pPr>
                                    <w:rPr>
                                      <w:rFonts w:cs="Arial"/>
                                      <w:b/>
                                      <w:bCs/>
                                      <w:iCs/>
                                      <w:sz w:val="16"/>
                                      <w:szCs w:val="16"/>
                                    </w:rPr>
                                  </w:pPr>
                                  <w:r w:rsidRPr="00A017B4">
                                    <w:rPr>
                                      <w:rFonts w:cs="Arial"/>
                                      <w:b/>
                                      <w:bCs/>
                                      <w:iCs/>
                                      <w:sz w:val="16"/>
                                      <w:szCs w:val="16"/>
                                    </w:rPr>
                                    <w:t>Converted timestamp</w:t>
                                  </w:r>
                                </w:p>
                              </w:tc>
                            </w:tr>
                            <w:tr w:rsidR="008E7BC7" w:rsidRPr="00A017B4" w14:paraId="4D0ECBE4" w14:textId="77777777" w:rsidTr="00655780">
                              <w:trPr>
                                <w:trHeight w:val="39"/>
                                <w:jc w:val="center"/>
                              </w:trPr>
                              <w:tc>
                                <w:tcPr>
                                  <w:tcW w:w="954" w:type="pct"/>
                                </w:tcPr>
                                <w:p w14:paraId="3AD13F0B" w14:textId="77777777" w:rsidR="008E7BC7" w:rsidRPr="00A017B4" w:rsidRDefault="008E7BC7" w:rsidP="00897FE4">
                                  <w:pPr>
                                    <w:rPr>
                                      <w:rFonts w:cs="Arial"/>
                                      <w:iCs/>
                                      <w:sz w:val="16"/>
                                      <w:szCs w:val="16"/>
                                    </w:rPr>
                                  </w:pPr>
                                  <w:r w:rsidRPr="00A017B4">
                                    <w:rPr>
                                      <w:rFonts w:cs="Arial"/>
                                      <w:iCs/>
                                      <w:sz w:val="16"/>
                                      <w:szCs w:val="16"/>
                                    </w:rPr>
                                    <w:t>1000672103476BDF</w:t>
                                  </w:r>
                                </w:p>
                              </w:tc>
                              <w:tc>
                                <w:tcPr>
                                  <w:tcW w:w="499" w:type="pct"/>
                                </w:tcPr>
                                <w:p w14:paraId="086C5534" w14:textId="77777777" w:rsidR="008E7BC7" w:rsidRPr="00A017B4" w:rsidRDefault="008E7BC7" w:rsidP="00897FE4">
                                  <w:pPr>
                                    <w:rPr>
                                      <w:rFonts w:cs="Arial"/>
                                      <w:iCs/>
                                      <w:sz w:val="16"/>
                                      <w:szCs w:val="16"/>
                                    </w:rPr>
                                  </w:pPr>
                                  <w:r w:rsidRPr="00A017B4">
                                    <w:rPr>
                                      <w:rFonts w:cs="Arial"/>
                                      <w:iCs/>
                                      <w:sz w:val="16"/>
                                      <w:szCs w:val="16"/>
                                    </w:rPr>
                                    <w:t>1000</w:t>
                                  </w:r>
                                </w:p>
                              </w:tc>
                              <w:tc>
                                <w:tcPr>
                                  <w:tcW w:w="755" w:type="pct"/>
                                </w:tcPr>
                                <w:p w14:paraId="3F0D54F4" w14:textId="77777777" w:rsidR="008E7BC7" w:rsidRPr="00A017B4" w:rsidRDefault="008E7BC7" w:rsidP="00897FE4">
                                  <w:pPr>
                                    <w:rPr>
                                      <w:rFonts w:cs="Arial"/>
                                      <w:iCs/>
                                      <w:sz w:val="16"/>
                                      <w:szCs w:val="16"/>
                                    </w:rPr>
                                  </w:pPr>
                                  <w:r w:rsidRPr="00A017B4">
                                    <w:rPr>
                                      <w:rFonts w:cs="Arial"/>
                                      <w:iCs/>
                                      <w:sz w:val="16"/>
                                      <w:szCs w:val="16"/>
                                    </w:rPr>
                                    <w:t>67210347</w:t>
                                  </w:r>
                                </w:p>
                              </w:tc>
                              <w:tc>
                                <w:tcPr>
                                  <w:tcW w:w="480" w:type="pct"/>
                                </w:tcPr>
                                <w:p w14:paraId="7D80DCCB" w14:textId="77777777" w:rsidR="008E7BC7" w:rsidRPr="00A017B4" w:rsidRDefault="008E7BC7" w:rsidP="00897FE4">
                                  <w:pPr>
                                    <w:rPr>
                                      <w:rFonts w:cs="Arial"/>
                                      <w:iCs/>
                                      <w:sz w:val="16"/>
                                      <w:szCs w:val="16"/>
                                    </w:rPr>
                                  </w:pPr>
                                  <w:r w:rsidRPr="00A017B4">
                                    <w:rPr>
                                      <w:rFonts w:cs="Arial"/>
                                      <w:iCs/>
                                      <w:sz w:val="16"/>
                                      <w:szCs w:val="16"/>
                                    </w:rPr>
                                    <w:t>6BDF</w:t>
                                  </w:r>
                                </w:p>
                              </w:tc>
                              <w:tc>
                                <w:tcPr>
                                  <w:tcW w:w="594" w:type="pct"/>
                                </w:tcPr>
                                <w:p w14:paraId="53A354E0" w14:textId="77777777" w:rsidR="008E7BC7" w:rsidRPr="00A017B4" w:rsidRDefault="008E7BC7" w:rsidP="00897FE4">
                                  <w:pPr>
                                    <w:rPr>
                                      <w:rFonts w:cs="Arial"/>
                                      <w:iCs/>
                                      <w:sz w:val="16"/>
                                      <w:szCs w:val="16"/>
                                    </w:rPr>
                                  </w:pPr>
                                  <w:r w:rsidRPr="00A017B4">
                                    <w:rPr>
                                      <w:rFonts w:cs="Arial"/>
                                      <w:iCs/>
                                      <w:sz w:val="16"/>
                                      <w:szCs w:val="16"/>
                                    </w:rPr>
                                    <w:t>PUFF_ON</w:t>
                                  </w:r>
                                </w:p>
                              </w:tc>
                              <w:tc>
                                <w:tcPr>
                                  <w:tcW w:w="1717" w:type="pct"/>
                                </w:tcPr>
                                <w:p w14:paraId="3BFBFC67" w14:textId="77777777" w:rsidR="008E7BC7" w:rsidRPr="00A017B4" w:rsidRDefault="008E7BC7" w:rsidP="00897FE4">
                                  <w:pPr>
                                    <w:rPr>
                                      <w:rFonts w:cs="Arial"/>
                                      <w:iCs/>
                                      <w:sz w:val="16"/>
                                      <w:szCs w:val="16"/>
                                    </w:rPr>
                                  </w:pPr>
                                  <w:r w:rsidRPr="00A017B4">
                                    <w:rPr>
                                      <w:rFonts w:cs="Arial"/>
                                      <w:iCs/>
                                      <w:sz w:val="16"/>
                                      <w:szCs w:val="16"/>
                                    </w:rPr>
                                    <w:t>PUFF_ON 2024-10-29 10:46:15.421371</w:t>
                                  </w:r>
                                </w:p>
                              </w:tc>
                            </w:tr>
                            <w:tr w:rsidR="008E7BC7" w:rsidRPr="00A017B4" w14:paraId="4C4F9A6E" w14:textId="77777777" w:rsidTr="00655780">
                              <w:trPr>
                                <w:trHeight w:val="39"/>
                                <w:jc w:val="center"/>
                              </w:trPr>
                              <w:tc>
                                <w:tcPr>
                                  <w:tcW w:w="954" w:type="pct"/>
                                </w:tcPr>
                                <w:p w14:paraId="4BB0C6D0" w14:textId="77777777" w:rsidR="008E7BC7" w:rsidRPr="00A017B4" w:rsidRDefault="008E7BC7" w:rsidP="00897FE4">
                                  <w:pPr>
                                    <w:rPr>
                                      <w:rFonts w:cs="Arial"/>
                                      <w:iCs/>
                                      <w:sz w:val="16"/>
                                      <w:szCs w:val="16"/>
                                    </w:rPr>
                                  </w:pPr>
                                  <w:r w:rsidRPr="00A017B4">
                                    <w:rPr>
                                      <w:rFonts w:cs="Arial"/>
                                      <w:iCs/>
                                      <w:sz w:val="16"/>
                                      <w:szCs w:val="16"/>
                                    </w:rPr>
                                    <w:t>20006721034A8B2B</w:t>
                                  </w:r>
                                </w:p>
                              </w:tc>
                              <w:tc>
                                <w:tcPr>
                                  <w:tcW w:w="499" w:type="pct"/>
                                </w:tcPr>
                                <w:p w14:paraId="57C8035C" w14:textId="77777777" w:rsidR="008E7BC7" w:rsidRPr="00A017B4" w:rsidRDefault="008E7BC7" w:rsidP="00897FE4">
                                  <w:pPr>
                                    <w:rPr>
                                      <w:rFonts w:cs="Arial"/>
                                      <w:iCs/>
                                      <w:sz w:val="16"/>
                                      <w:szCs w:val="16"/>
                                    </w:rPr>
                                  </w:pPr>
                                  <w:r w:rsidRPr="00A017B4">
                                    <w:rPr>
                                      <w:rFonts w:cs="Arial"/>
                                      <w:iCs/>
                                      <w:sz w:val="16"/>
                                      <w:szCs w:val="16"/>
                                    </w:rPr>
                                    <w:t>2000</w:t>
                                  </w:r>
                                </w:p>
                              </w:tc>
                              <w:tc>
                                <w:tcPr>
                                  <w:tcW w:w="755" w:type="pct"/>
                                </w:tcPr>
                                <w:p w14:paraId="2F35CC8B" w14:textId="77777777" w:rsidR="008E7BC7" w:rsidRPr="00A017B4" w:rsidRDefault="008E7BC7" w:rsidP="00897FE4">
                                  <w:pPr>
                                    <w:rPr>
                                      <w:rFonts w:cs="Arial"/>
                                      <w:iCs/>
                                      <w:sz w:val="16"/>
                                      <w:szCs w:val="16"/>
                                    </w:rPr>
                                  </w:pPr>
                                  <w:r w:rsidRPr="00A017B4">
                                    <w:rPr>
                                      <w:rFonts w:cs="Arial"/>
                                      <w:iCs/>
                                      <w:sz w:val="16"/>
                                      <w:szCs w:val="16"/>
                                    </w:rPr>
                                    <w:t>6721034A</w:t>
                                  </w:r>
                                </w:p>
                              </w:tc>
                              <w:tc>
                                <w:tcPr>
                                  <w:tcW w:w="480" w:type="pct"/>
                                </w:tcPr>
                                <w:p w14:paraId="3DF4CE75" w14:textId="77777777" w:rsidR="008E7BC7" w:rsidRPr="00A017B4" w:rsidRDefault="008E7BC7" w:rsidP="00897FE4">
                                  <w:pPr>
                                    <w:rPr>
                                      <w:rFonts w:cs="Arial"/>
                                      <w:iCs/>
                                      <w:sz w:val="16"/>
                                      <w:szCs w:val="16"/>
                                    </w:rPr>
                                  </w:pPr>
                                  <w:r w:rsidRPr="00A017B4">
                                    <w:rPr>
                                      <w:rFonts w:cs="Arial"/>
                                      <w:iCs/>
                                      <w:sz w:val="16"/>
                                      <w:szCs w:val="16"/>
                                    </w:rPr>
                                    <w:t>8B2B</w:t>
                                  </w:r>
                                </w:p>
                              </w:tc>
                              <w:tc>
                                <w:tcPr>
                                  <w:tcW w:w="594" w:type="pct"/>
                                </w:tcPr>
                                <w:p w14:paraId="73A12FCC" w14:textId="77777777" w:rsidR="008E7BC7" w:rsidRPr="00A017B4" w:rsidRDefault="008E7BC7" w:rsidP="00897FE4">
                                  <w:pPr>
                                    <w:rPr>
                                      <w:rFonts w:cs="Arial"/>
                                      <w:iCs/>
                                      <w:sz w:val="16"/>
                                      <w:szCs w:val="16"/>
                                    </w:rPr>
                                  </w:pPr>
                                  <w:r w:rsidRPr="00A017B4">
                                    <w:rPr>
                                      <w:rFonts w:cs="Arial"/>
                                      <w:iCs/>
                                      <w:sz w:val="16"/>
                                      <w:szCs w:val="16"/>
                                    </w:rPr>
                                    <w:t>PUFF_OFF</w:t>
                                  </w:r>
                                </w:p>
                              </w:tc>
                              <w:tc>
                                <w:tcPr>
                                  <w:tcW w:w="1717" w:type="pct"/>
                                </w:tcPr>
                                <w:p w14:paraId="09B3A863" w14:textId="77777777" w:rsidR="008E7BC7" w:rsidRPr="00A017B4" w:rsidRDefault="008E7BC7" w:rsidP="00897FE4">
                                  <w:pPr>
                                    <w:rPr>
                                      <w:rFonts w:cs="Arial"/>
                                      <w:iCs/>
                                      <w:sz w:val="16"/>
                                      <w:szCs w:val="16"/>
                                    </w:rPr>
                                  </w:pPr>
                                  <w:r w:rsidRPr="00A017B4">
                                    <w:rPr>
                                      <w:rFonts w:cs="Arial"/>
                                      <w:iCs/>
                                      <w:sz w:val="16"/>
                                      <w:szCs w:val="16"/>
                                    </w:rPr>
                                    <w:t>PUFF_OFF 2024-10-29 10:46:18.543625</w:t>
                                  </w:r>
                                </w:p>
                              </w:tc>
                            </w:tr>
                            <w:tr w:rsidR="008E7BC7" w:rsidRPr="00A017B4" w14:paraId="2B320986" w14:textId="77777777" w:rsidTr="00655780">
                              <w:trPr>
                                <w:trHeight w:val="39"/>
                                <w:jc w:val="center"/>
                              </w:trPr>
                              <w:tc>
                                <w:tcPr>
                                  <w:tcW w:w="954" w:type="pct"/>
                                </w:tcPr>
                                <w:p w14:paraId="24E45E35" w14:textId="77777777" w:rsidR="008E7BC7" w:rsidRPr="00A017B4" w:rsidRDefault="008E7BC7" w:rsidP="00897FE4">
                                  <w:pPr>
                                    <w:rPr>
                                      <w:rFonts w:cs="Arial"/>
                                      <w:iCs/>
                                      <w:sz w:val="16"/>
                                      <w:szCs w:val="16"/>
                                    </w:rPr>
                                  </w:pPr>
                                  <w:r w:rsidRPr="00A017B4">
                                    <w:rPr>
                                      <w:rFonts w:cs="Arial"/>
                                      <w:iCs/>
                                      <w:sz w:val="16"/>
                                      <w:szCs w:val="16"/>
                                    </w:rPr>
                                    <w:t>50000000000001E0</w:t>
                                  </w:r>
                                </w:p>
                              </w:tc>
                              <w:tc>
                                <w:tcPr>
                                  <w:tcW w:w="499" w:type="pct"/>
                                </w:tcPr>
                                <w:p w14:paraId="67FECE79" w14:textId="77777777" w:rsidR="008E7BC7" w:rsidRPr="00A017B4" w:rsidRDefault="008E7BC7" w:rsidP="00897FE4">
                                  <w:pPr>
                                    <w:rPr>
                                      <w:rFonts w:cs="Arial"/>
                                      <w:iCs/>
                                      <w:sz w:val="16"/>
                                      <w:szCs w:val="16"/>
                                    </w:rPr>
                                  </w:pPr>
                                  <w:r w:rsidRPr="00A017B4">
                                    <w:rPr>
                                      <w:rFonts w:cs="Arial"/>
                                      <w:iCs/>
                                      <w:sz w:val="16"/>
                                      <w:szCs w:val="16"/>
                                    </w:rPr>
                                    <w:t>5000</w:t>
                                  </w:r>
                                </w:p>
                              </w:tc>
                              <w:tc>
                                <w:tcPr>
                                  <w:tcW w:w="755" w:type="pct"/>
                                </w:tcPr>
                                <w:p w14:paraId="3543F324" w14:textId="77777777" w:rsidR="008E7BC7" w:rsidRPr="00A017B4" w:rsidRDefault="008E7BC7" w:rsidP="00897FE4">
                                  <w:pPr>
                                    <w:rPr>
                                      <w:rFonts w:cs="Arial"/>
                                      <w:iCs/>
                                      <w:sz w:val="16"/>
                                      <w:szCs w:val="16"/>
                                    </w:rPr>
                                  </w:pPr>
                                  <w:r w:rsidRPr="00A017B4">
                                    <w:rPr>
                                      <w:rFonts w:cs="Arial"/>
                                      <w:iCs/>
                                      <w:sz w:val="16"/>
                                      <w:szCs w:val="16"/>
                                    </w:rPr>
                                    <w:t>-</w:t>
                                  </w:r>
                                </w:p>
                              </w:tc>
                              <w:tc>
                                <w:tcPr>
                                  <w:tcW w:w="480" w:type="pct"/>
                                </w:tcPr>
                                <w:p w14:paraId="0AD3773C" w14:textId="77777777" w:rsidR="008E7BC7" w:rsidRPr="00A017B4" w:rsidRDefault="008E7BC7" w:rsidP="00897FE4">
                                  <w:pPr>
                                    <w:rPr>
                                      <w:rFonts w:cs="Arial"/>
                                      <w:iCs/>
                                      <w:sz w:val="16"/>
                                      <w:szCs w:val="16"/>
                                    </w:rPr>
                                  </w:pPr>
                                  <w:r w:rsidRPr="00A017B4">
                                    <w:rPr>
                                      <w:rFonts w:cs="Arial"/>
                                      <w:iCs/>
                                      <w:sz w:val="16"/>
                                      <w:szCs w:val="16"/>
                                    </w:rPr>
                                    <w:t>-</w:t>
                                  </w:r>
                                </w:p>
                              </w:tc>
                              <w:tc>
                                <w:tcPr>
                                  <w:tcW w:w="594" w:type="pct"/>
                                </w:tcPr>
                                <w:p w14:paraId="6D91F363" w14:textId="77777777" w:rsidR="008E7BC7" w:rsidRPr="00A017B4" w:rsidRDefault="008E7BC7" w:rsidP="00897FE4">
                                  <w:pPr>
                                    <w:rPr>
                                      <w:rFonts w:cs="Arial"/>
                                      <w:iCs/>
                                      <w:sz w:val="16"/>
                                      <w:szCs w:val="16"/>
                                    </w:rPr>
                                  </w:pPr>
                                  <w:r w:rsidRPr="00A017B4">
                                    <w:rPr>
                                      <w:rFonts w:cs="Arial"/>
                                      <w:iCs/>
                                      <w:sz w:val="16"/>
                                      <w:szCs w:val="16"/>
                                    </w:rPr>
                                    <w:t>TEMP_ON</w:t>
                                  </w:r>
                                </w:p>
                              </w:tc>
                              <w:tc>
                                <w:tcPr>
                                  <w:tcW w:w="1717" w:type="pct"/>
                                </w:tcPr>
                                <w:p w14:paraId="13331ED2" w14:textId="77777777" w:rsidR="008E7BC7" w:rsidRPr="00A017B4" w:rsidRDefault="008E7BC7" w:rsidP="00897FE4">
                                  <w:pPr>
                                    <w:rPr>
                                      <w:rFonts w:cs="Arial"/>
                                      <w:iCs/>
                                      <w:sz w:val="16"/>
                                      <w:szCs w:val="16"/>
                                    </w:rPr>
                                  </w:pPr>
                                  <w:r w:rsidRPr="00A017B4">
                                    <w:rPr>
                                      <w:rFonts w:cs="Arial"/>
                                      <w:iCs/>
                                      <w:sz w:val="16"/>
                                      <w:szCs w:val="16"/>
                                    </w:rPr>
                                    <w:t>TEMPERATURE_ON                        480</w:t>
                                  </w:r>
                                </w:p>
                              </w:tc>
                            </w:tr>
                            <w:tr w:rsidR="008E7BC7" w:rsidRPr="00A017B4" w14:paraId="5DCAD0F1" w14:textId="77777777" w:rsidTr="00655780">
                              <w:trPr>
                                <w:trHeight w:val="39"/>
                                <w:jc w:val="center"/>
                              </w:trPr>
                              <w:tc>
                                <w:tcPr>
                                  <w:tcW w:w="954" w:type="pct"/>
                                </w:tcPr>
                                <w:p w14:paraId="39A42C1A" w14:textId="77777777" w:rsidR="008E7BC7" w:rsidRPr="00A017B4" w:rsidRDefault="008E7BC7" w:rsidP="00897FE4">
                                  <w:pPr>
                                    <w:rPr>
                                      <w:rFonts w:cs="Arial"/>
                                      <w:iCs/>
                                      <w:sz w:val="16"/>
                                      <w:szCs w:val="16"/>
                                    </w:rPr>
                                  </w:pPr>
                                  <w:r w:rsidRPr="00A017B4">
                                    <w:rPr>
                                      <w:rFonts w:cs="Arial"/>
                                      <w:iCs/>
                                      <w:sz w:val="16"/>
                                      <w:szCs w:val="16"/>
                                    </w:rPr>
                                    <w:t>6000000000000098</w:t>
                                  </w:r>
                                </w:p>
                              </w:tc>
                              <w:tc>
                                <w:tcPr>
                                  <w:tcW w:w="499" w:type="pct"/>
                                </w:tcPr>
                                <w:p w14:paraId="6A3CB3CA" w14:textId="77777777" w:rsidR="008E7BC7" w:rsidRPr="00A017B4" w:rsidRDefault="008E7BC7" w:rsidP="00897FE4">
                                  <w:pPr>
                                    <w:rPr>
                                      <w:rFonts w:cs="Arial"/>
                                      <w:iCs/>
                                      <w:sz w:val="16"/>
                                      <w:szCs w:val="16"/>
                                    </w:rPr>
                                  </w:pPr>
                                  <w:r w:rsidRPr="00A017B4">
                                    <w:rPr>
                                      <w:rFonts w:cs="Arial"/>
                                      <w:iCs/>
                                      <w:sz w:val="16"/>
                                      <w:szCs w:val="16"/>
                                    </w:rPr>
                                    <w:t>6000</w:t>
                                  </w:r>
                                </w:p>
                              </w:tc>
                              <w:tc>
                                <w:tcPr>
                                  <w:tcW w:w="755" w:type="pct"/>
                                </w:tcPr>
                                <w:p w14:paraId="35CA3E20" w14:textId="77777777" w:rsidR="008E7BC7" w:rsidRPr="00A017B4" w:rsidRDefault="008E7BC7" w:rsidP="00897FE4">
                                  <w:pPr>
                                    <w:rPr>
                                      <w:rFonts w:cs="Arial"/>
                                      <w:iCs/>
                                      <w:sz w:val="16"/>
                                      <w:szCs w:val="16"/>
                                    </w:rPr>
                                  </w:pPr>
                                  <w:r w:rsidRPr="00A017B4">
                                    <w:rPr>
                                      <w:rFonts w:cs="Arial"/>
                                      <w:iCs/>
                                      <w:sz w:val="16"/>
                                      <w:szCs w:val="16"/>
                                    </w:rPr>
                                    <w:t>-</w:t>
                                  </w:r>
                                </w:p>
                              </w:tc>
                              <w:tc>
                                <w:tcPr>
                                  <w:tcW w:w="480" w:type="pct"/>
                                </w:tcPr>
                                <w:p w14:paraId="2ABE2120" w14:textId="77777777" w:rsidR="008E7BC7" w:rsidRPr="00A017B4" w:rsidRDefault="008E7BC7" w:rsidP="00897FE4">
                                  <w:pPr>
                                    <w:rPr>
                                      <w:rFonts w:cs="Arial"/>
                                      <w:iCs/>
                                      <w:sz w:val="16"/>
                                      <w:szCs w:val="16"/>
                                    </w:rPr>
                                  </w:pPr>
                                  <w:r w:rsidRPr="00A017B4">
                                    <w:rPr>
                                      <w:rFonts w:cs="Arial"/>
                                      <w:iCs/>
                                      <w:sz w:val="16"/>
                                      <w:szCs w:val="16"/>
                                    </w:rPr>
                                    <w:t>-</w:t>
                                  </w:r>
                                </w:p>
                              </w:tc>
                              <w:tc>
                                <w:tcPr>
                                  <w:tcW w:w="594" w:type="pct"/>
                                </w:tcPr>
                                <w:p w14:paraId="5B0997BF" w14:textId="77777777" w:rsidR="008E7BC7" w:rsidRPr="00A017B4" w:rsidRDefault="008E7BC7" w:rsidP="00897FE4">
                                  <w:pPr>
                                    <w:rPr>
                                      <w:rFonts w:cs="Arial"/>
                                      <w:iCs/>
                                      <w:sz w:val="16"/>
                                      <w:szCs w:val="16"/>
                                    </w:rPr>
                                  </w:pPr>
                                  <w:r w:rsidRPr="00A017B4">
                                    <w:rPr>
                                      <w:rFonts w:cs="Arial"/>
                                      <w:iCs/>
                                      <w:sz w:val="16"/>
                                      <w:szCs w:val="16"/>
                                    </w:rPr>
                                    <w:t>TEMP_OFF</w:t>
                                  </w:r>
                                </w:p>
                              </w:tc>
                              <w:tc>
                                <w:tcPr>
                                  <w:tcW w:w="1717" w:type="pct"/>
                                </w:tcPr>
                                <w:p w14:paraId="1A0F7366" w14:textId="77777777" w:rsidR="008E7BC7" w:rsidRPr="00A017B4" w:rsidRDefault="008E7BC7" w:rsidP="00897FE4">
                                  <w:pPr>
                                    <w:rPr>
                                      <w:rFonts w:cs="Arial"/>
                                      <w:iCs/>
                                      <w:sz w:val="16"/>
                                      <w:szCs w:val="16"/>
                                    </w:rPr>
                                  </w:pPr>
                                  <w:r w:rsidRPr="00A017B4">
                                    <w:rPr>
                                      <w:rFonts w:cs="Arial"/>
                                      <w:iCs/>
                                      <w:sz w:val="16"/>
                                      <w:szCs w:val="16"/>
                                    </w:rPr>
                                    <w:t>TEMPERATURE_OFF                        152</w:t>
                                  </w:r>
                                </w:p>
                              </w:tc>
                            </w:tr>
                            <w:tr w:rsidR="008E7BC7" w:rsidRPr="00A017B4" w14:paraId="026BEC95" w14:textId="77777777" w:rsidTr="00655780">
                              <w:trPr>
                                <w:trHeight w:val="207"/>
                                <w:jc w:val="center"/>
                              </w:trPr>
                              <w:tc>
                                <w:tcPr>
                                  <w:tcW w:w="954" w:type="pct"/>
                                </w:tcPr>
                                <w:p w14:paraId="48BE92EE" w14:textId="77777777" w:rsidR="008E7BC7" w:rsidRPr="00A017B4" w:rsidRDefault="008E7BC7" w:rsidP="00897FE4">
                                  <w:pPr>
                                    <w:rPr>
                                      <w:rFonts w:cs="Arial"/>
                                      <w:iCs/>
                                      <w:sz w:val="16"/>
                                      <w:szCs w:val="16"/>
                                    </w:rPr>
                                  </w:pPr>
                                  <w:r w:rsidRPr="00A017B4">
                                    <w:rPr>
                                      <w:rFonts w:cs="Arial"/>
                                      <w:iCs/>
                                      <w:sz w:val="16"/>
                                      <w:szCs w:val="16"/>
                                    </w:rPr>
                                    <w:t>300067210AA0454C</w:t>
                                  </w:r>
                                </w:p>
                              </w:tc>
                              <w:tc>
                                <w:tcPr>
                                  <w:tcW w:w="499" w:type="pct"/>
                                </w:tcPr>
                                <w:p w14:paraId="52178515" w14:textId="77777777" w:rsidR="008E7BC7" w:rsidRPr="00A017B4" w:rsidRDefault="008E7BC7" w:rsidP="00897FE4">
                                  <w:pPr>
                                    <w:rPr>
                                      <w:rFonts w:cs="Arial"/>
                                      <w:iCs/>
                                      <w:sz w:val="16"/>
                                      <w:szCs w:val="16"/>
                                    </w:rPr>
                                  </w:pPr>
                                  <w:r w:rsidRPr="00A017B4">
                                    <w:rPr>
                                      <w:rFonts w:cs="Arial"/>
                                      <w:iCs/>
                                      <w:sz w:val="16"/>
                                      <w:szCs w:val="16"/>
                                    </w:rPr>
                                    <w:t>3000</w:t>
                                  </w:r>
                                </w:p>
                              </w:tc>
                              <w:tc>
                                <w:tcPr>
                                  <w:tcW w:w="755" w:type="pct"/>
                                </w:tcPr>
                                <w:p w14:paraId="6B59618D" w14:textId="77777777" w:rsidR="008E7BC7" w:rsidRPr="00A017B4" w:rsidRDefault="008E7BC7" w:rsidP="00897FE4">
                                  <w:pPr>
                                    <w:rPr>
                                      <w:rFonts w:cs="Arial"/>
                                      <w:iCs/>
                                      <w:sz w:val="16"/>
                                      <w:szCs w:val="16"/>
                                    </w:rPr>
                                  </w:pPr>
                                  <w:r w:rsidRPr="00A017B4">
                                    <w:rPr>
                                      <w:rFonts w:cs="Arial"/>
                                      <w:iCs/>
                                      <w:sz w:val="16"/>
                                      <w:szCs w:val="16"/>
                                    </w:rPr>
                                    <w:t>67210AA0</w:t>
                                  </w:r>
                                </w:p>
                              </w:tc>
                              <w:tc>
                                <w:tcPr>
                                  <w:tcW w:w="480" w:type="pct"/>
                                </w:tcPr>
                                <w:p w14:paraId="5F003FC7" w14:textId="77777777" w:rsidR="008E7BC7" w:rsidRPr="00A017B4" w:rsidRDefault="008E7BC7" w:rsidP="00897FE4">
                                  <w:pPr>
                                    <w:rPr>
                                      <w:rFonts w:cs="Arial"/>
                                      <w:iCs/>
                                      <w:sz w:val="16"/>
                                      <w:szCs w:val="16"/>
                                    </w:rPr>
                                  </w:pPr>
                                  <w:r w:rsidRPr="00A017B4">
                                    <w:rPr>
                                      <w:rFonts w:cs="Arial"/>
                                      <w:iCs/>
                                      <w:sz w:val="16"/>
                                      <w:szCs w:val="16"/>
                                    </w:rPr>
                                    <w:t>454C</w:t>
                                  </w:r>
                                </w:p>
                              </w:tc>
                              <w:tc>
                                <w:tcPr>
                                  <w:tcW w:w="594" w:type="pct"/>
                                </w:tcPr>
                                <w:p w14:paraId="279BA251" w14:textId="77777777" w:rsidR="008E7BC7" w:rsidRPr="00A017B4" w:rsidRDefault="008E7BC7" w:rsidP="00897FE4">
                                  <w:pPr>
                                    <w:rPr>
                                      <w:rFonts w:cs="Arial"/>
                                      <w:iCs/>
                                      <w:sz w:val="16"/>
                                      <w:szCs w:val="16"/>
                                    </w:rPr>
                                  </w:pPr>
                                  <w:r w:rsidRPr="00A017B4">
                                    <w:rPr>
                                      <w:rFonts w:cs="Arial"/>
                                      <w:iCs/>
                                      <w:sz w:val="16"/>
                                      <w:szCs w:val="16"/>
                                    </w:rPr>
                                    <w:t>TOUCH_ON</w:t>
                                  </w:r>
                                </w:p>
                              </w:tc>
                              <w:tc>
                                <w:tcPr>
                                  <w:tcW w:w="1717" w:type="pct"/>
                                </w:tcPr>
                                <w:p w14:paraId="18AEBBEB" w14:textId="77777777" w:rsidR="008E7BC7" w:rsidRPr="00A017B4" w:rsidRDefault="008E7BC7" w:rsidP="00897FE4">
                                  <w:pPr>
                                    <w:rPr>
                                      <w:rFonts w:cs="Arial"/>
                                      <w:iCs/>
                                      <w:sz w:val="16"/>
                                      <w:szCs w:val="16"/>
                                    </w:rPr>
                                  </w:pPr>
                                  <w:r w:rsidRPr="00A017B4">
                                    <w:rPr>
                                      <w:rFonts w:cs="Arial"/>
                                      <w:iCs/>
                                      <w:sz w:val="16"/>
                                      <w:szCs w:val="16"/>
                                    </w:rPr>
                                    <w:t>TOUCH_ON 2024-10-29 11:17:36.270691</w:t>
                                  </w:r>
                                </w:p>
                              </w:tc>
                            </w:tr>
                            <w:tr w:rsidR="008E7BC7" w:rsidRPr="00A017B4" w14:paraId="610FDCBE" w14:textId="77777777" w:rsidTr="00655780">
                              <w:trPr>
                                <w:trHeight w:val="39"/>
                                <w:jc w:val="center"/>
                              </w:trPr>
                              <w:tc>
                                <w:tcPr>
                                  <w:tcW w:w="954" w:type="pct"/>
                                </w:tcPr>
                                <w:p w14:paraId="015FCB2D" w14:textId="77777777" w:rsidR="008E7BC7" w:rsidRPr="00A017B4" w:rsidRDefault="008E7BC7" w:rsidP="00897FE4">
                                  <w:pPr>
                                    <w:rPr>
                                      <w:rFonts w:cs="Arial"/>
                                      <w:iCs/>
                                      <w:sz w:val="16"/>
                                      <w:szCs w:val="16"/>
                                    </w:rPr>
                                  </w:pPr>
                                  <w:r w:rsidRPr="00A017B4">
                                    <w:rPr>
                                      <w:rFonts w:cs="Arial"/>
                                      <w:iCs/>
                                      <w:sz w:val="16"/>
                                      <w:szCs w:val="16"/>
                                    </w:rPr>
                                    <w:t>400067210AA06241</w:t>
                                  </w:r>
                                </w:p>
                              </w:tc>
                              <w:tc>
                                <w:tcPr>
                                  <w:tcW w:w="499" w:type="pct"/>
                                </w:tcPr>
                                <w:p w14:paraId="530235EC" w14:textId="77777777" w:rsidR="008E7BC7" w:rsidRPr="00A017B4" w:rsidRDefault="008E7BC7" w:rsidP="00897FE4">
                                  <w:pPr>
                                    <w:rPr>
                                      <w:rFonts w:cs="Arial"/>
                                      <w:iCs/>
                                      <w:sz w:val="16"/>
                                      <w:szCs w:val="16"/>
                                    </w:rPr>
                                  </w:pPr>
                                  <w:r w:rsidRPr="00A017B4">
                                    <w:rPr>
                                      <w:rFonts w:cs="Arial"/>
                                      <w:iCs/>
                                      <w:sz w:val="16"/>
                                      <w:szCs w:val="16"/>
                                    </w:rPr>
                                    <w:t>4000</w:t>
                                  </w:r>
                                </w:p>
                              </w:tc>
                              <w:tc>
                                <w:tcPr>
                                  <w:tcW w:w="755" w:type="pct"/>
                                </w:tcPr>
                                <w:p w14:paraId="16DB6E88" w14:textId="77777777" w:rsidR="008E7BC7" w:rsidRPr="00A017B4" w:rsidRDefault="008E7BC7" w:rsidP="00897FE4">
                                  <w:pPr>
                                    <w:rPr>
                                      <w:rFonts w:cs="Arial"/>
                                      <w:iCs/>
                                      <w:sz w:val="16"/>
                                      <w:szCs w:val="16"/>
                                    </w:rPr>
                                  </w:pPr>
                                  <w:r w:rsidRPr="00A017B4">
                                    <w:rPr>
                                      <w:rFonts w:cs="Arial"/>
                                      <w:iCs/>
                                      <w:sz w:val="16"/>
                                      <w:szCs w:val="16"/>
                                    </w:rPr>
                                    <w:t>67210AA0</w:t>
                                  </w:r>
                                </w:p>
                              </w:tc>
                              <w:tc>
                                <w:tcPr>
                                  <w:tcW w:w="480" w:type="pct"/>
                                </w:tcPr>
                                <w:p w14:paraId="7B2C08EE" w14:textId="77777777" w:rsidR="008E7BC7" w:rsidRPr="00A017B4" w:rsidRDefault="008E7BC7" w:rsidP="00897FE4">
                                  <w:pPr>
                                    <w:rPr>
                                      <w:rFonts w:cs="Arial"/>
                                      <w:iCs/>
                                      <w:sz w:val="16"/>
                                      <w:szCs w:val="16"/>
                                    </w:rPr>
                                  </w:pPr>
                                  <w:r w:rsidRPr="00A017B4">
                                    <w:rPr>
                                      <w:rFonts w:cs="Arial"/>
                                      <w:iCs/>
                                      <w:sz w:val="16"/>
                                      <w:szCs w:val="16"/>
                                    </w:rPr>
                                    <w:t>6241</w:t>
                                  </w:r>
                                </w:p>
                              </w:tc>
                              <w:tc>
                                <w:tcPr>
                                  <w:tcW w:w="594" w:type="pct"/>
                                </w:tcPr>
                                <w:p w14:paraId="635F9522" w14:textId="77777777" w:rsidR="008E7BC7" w:rsidRPr="00A017B4" w:rsidRDefault="008E7BC7" w:rsidP="00897FE4">
                                  <w:pPr>
                                    <w:rPr>
                                      <w:rFonts w:cs="Arial"/>
                                      <w:iCs/>
                                      <w:sz w:val="16"/>
                                      <w:szCs w:val="16"/>
                                    </w:rPr>
                                  </w:pPr>
                                  <w:r w:rsidRPr="00A017B4">
                                    <w:rPr>
                                      <w:rFonts w:cs="Arial"/>
                                      <w:iCs/>
                                      <w:sz w:val="16"/>
                                      <w:szCs w:val="16"/>
                                    </w:rPr>
                                    <w:t>TOUCH_OFF</w:t>
                                  </w:r>
                                </w:p>
                              </w:tc>
                              <w:tc>
                                <w:tcPr>
                                  <w:tcW w:w="1717" w:type="pct"/>
                                </w:tcPr>
                                <w:p w14:paraId="64E93129" w14:textId="77777777" w:rsidR="008E7BC7" w:rsidRPr="00A017B4" w:rsidRDefault="008E7BC7" w:rsidP="00897FE4">
                                  <w:pPr>
                                    <w:rPr>
                                      <w:rFonts w:cs="Arial"/>
                                      <w:iCs/>
                                      <w:sz w:val="16"/>
                                      <w:szCs w:val="16"/>
                                    </w:rPr>
                                  </w:pPr>
                                  <w:r w:rsidRPr="00A017B4">
                                    <w:rPr>
                                      <w:rFonts w:cs="Arial"/>
                                      <w:iCs/>
                                      <w:sz w:val="16"/>
                                      <w:szCs w:val="16"/>
                                    </w:rPr>
                                    <w:t>TOUCH_OFF 2024-10-29 11:17:36.383804</w:t>
                                  </w:r>
                                </w:p>
                              </w:tc>
                            </w:tr>
                          </w:tbl>
                          <w:p w14:paraId="38943F9D" w14:textId="77777777" w:rsidR="008E7BC7" w:rsidRPr="00A017B4" w:rsidRDefault="008E7BC7" w:rsidP="008E7B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13FF3" id="Text Box 22" o:spid="_x0000_s1030" type="#_x0000_t202" style="position:absolute;left:0;text-align:left;margin-left:-.5pt;margin-top:396.45pt;width:518.3pt;height:100.1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" fillcolor="white [3201]" stroked="f" strokeweight=".5pt">
                <v:textbox>
                  <w:txbxContent>
                    <w:p w14:paraId="41B78004" w14:textId="77777777" w:rsidR="008E7BC7" w:rsidRPr="00A017B4" w:rsidRDefault="008E7BC7" w:rsidP="00655780">
                      <w:pPr>
                        <w:jc w:val="center"/>
                        <w:rPr>
                          <w:rFonts w:cs="Arial"/>
                          <w:b/>
                          <w:bCs/>
                          <w:iCs/>
                          <w:szCs w:val="22"/>
                        </w:rPr>
                      </w:pPr>
                      <w:r w:rsidRPr="00A017B4">
                        <w:rPr>
                          <w:rFonts w:cs="Arial"/>
                          <w:b/>
                          <w:bCs/>
                          <w:iCs/>
                          <w:szCs w:val="22"/>
                        </w:rPr>
                        <w:t xml:space="preserve">Table 2. </w:t>
                      </w:r>
                      <w:r w:rsidRPr="00A017B4">
                        <w:rPr>
                          <w:rFonts w:cs="Arial"/>
                          <w:iCs/>
                          <w:szCs w:val="22"/>
                        </w:rPr>
                        <w:t>Example of Extended POSIX Timestamp and converted timestamp</w:t>
                      </w:r>
                    </w:p>
                    <w:tbl>
                      <w:tblPr>
                        <w:tblStyle w:val="TableGrid"/>
                        <w:tblW w:w="4633" w:type="pct"/>
                        <w:jc w:val="center"/>
                        <w:tblLook w:val="04A0" w:firstRow="1" w:lastRow="0" w:firstColumn="1" w:lastColumn="0" w:noHBand="0" w:noVBand="1"/>
                      </w:tblPr>
                      <w:tblGrid>
                        <w:gridCol w:w="1817"/>
                        <w:gridCol w:w="948"/>
                        <w:gridCol w:w="1437"/>
                        <w:gridCol w:w="927"/>
                        <w:gridCol w:w="1141"/>
                        <w:gridCol w:w="3273"/>
                      </w:tblGrid>
                      <w:tr w:rsidR="008E7BC7" w:rsidRPr="00A017B4" w14:paraId="3A110A9F" w14:textId="77777777" w:rsidTr="00655780">
                        <w:trPr>
                          <w:trHeight w:val="387"/>
                          <w:jc w:val="center"/>
                        </w:trPr>
                        <w:tc>
                          <w:tcPr>
                            <w:tcW w:w="954" w:type="pct"/>
                            <w:tcBorders>
                              <w:top w:val="single" w:sz="4" w:space="0" w:color="auto"/>
                            </w:tcBorders>
                          </w:tcPr>
                          <w:p w14:paraId="37B6FCCF" w14:textId="77777777" w:rsidR="008E7BC7" w:rsidRPr="00A017B4" w:rsidRDefault="008E7BC7" w:rsidP="00897FE4">
                            <w:pPr>
                              <w:rPr>
                                <w:rFonts w:cs="Arial"/>
                                <w:b/>
                                <w:bCs/>
                                <w:iCs/>
                                <w:sz w:val="16"/>
                                <w:szCs w:val="16"/>
                              </w:rPr>
                            </w:pPr>
                            <w:r w:rsidRPr="00A017B4">
                              <w:rPr>
                                <w:rFonts w:cs="Arial"/>
                                <w:b/>
                                <w:bCs/>
                                <w:iCs/>
                                <w:sz w:val="16"/>
                                <w:szCs w:val="16"/>
                              </w:rPr>
                              <w:t>Extended POSIX timestamp</w:t>
                            </w:r>
                          </w:p>
                        </w:tc>
                        <w:tc>
                          <w:tcPr>
                            <w:tcW w:w="499" w:type="pct"/>
                            <w:tcBorders>
                              <w:top w:val="single" w:sz="4" w:space="0" w:color="auto"/>
                            </w:tcBorders>
                          </w:tcPr>
                          <w:p w14:paraId="020D657F" w14:textId="77777777" w:rsidR="008E7BC7" w:rsidRPr="00A017B4" w:rsidRDefault="008E7BC7" w:rsidP="00897FE4">
                            <w:pPr>
                              <w:rPr>
                                <w:rFonts w:cs="Arial"/>
                                <w:b/>
                                <w:bCs/>
                                <w:iCs/>
                                <w:sz w:val="16"/>
                                <w:szCs w:val="16"/>
                              </w:rPr>
                            </w:pPr>
                            <w:r w:rsidRPr="00A017B4">
                              <w:rPr>
                                <w:rFonts w:cs="Arial"/>
                                <w:b/>
                                <w:bCs/>
                                <w:iCs/>
                                <w:sz w:val="16"/>
                                <w:szCs w:val="16"/>
                              </w:rPr>
                              <w:t>Event Code</w:t>
                            </w:r>
                          </w:p>
                        </w:tc>
                        <w:tc>
                          <w:tcPr>
                            <w:tcW w:w="755" w:type="pct"/>
                            <w:tcBorders>
                              <w:top w:val="single" w:sz="4" w:space="0" w:color="auto"/>
                            </w:tcBorders>
                          </w:tcPr>
                          <w:p w14:paraId="56FB79E0" w14:textId="77777777" w:rsidR="008E7BC7" w:rsidRPr="00A017B4" w:rsidRDefault="008E7BC7" w:rsidP="00897FE4">
                            <w:pPr>
                              <w:rPr>
                                <w:rFonts w:cs="Arial"/>
                                <w:b/>
                                <w:bCs/>
                                <w:iCs/>
                                <w:sz w:val="16"/>
                                <w:szCs w:val="16"/>
                              </w:rPr>
                            </w:pPr>
                            <w:r w:rsidRPr="00A017B4">
                              <w:rPr>
                                <w:rFonts w:cs="Arial"/>
                                <w:b/>
                                <w:bCs/>
                                <w:iCs/>
                                <w:sz w:val="16"/>
                                <w:szCs w:val="16"/>
                              </w:rPr>
                              <w:t>Standard POSIX in HEX format</w:t>
                            </w:r>
                          </w:p>
                        </w:tc>
                        <w:tc>
                          <w:tcPr>
                            <w:tcW w:w="480" w:type="pct"/>
                            <w:tcBorders>
                              <w:top w:val="single" w:sz="4" w:space="0" w:color="auto"/>
                            </w:tcBorders>
                          </w:tcPr>
                          <w:p w14:paraId="087F5DD3" w14:textId="77777777" w:rsidR="008E7BC7" w:rsidRPr="00A017B4" w:rsidRDefault="008E7BC7" w:rsidP="00897FE4">
                            <w:pPr>
                              <w:rPr>
                                <w:rFonts w:cs="Arial"/>
                                <w:b/>
                                <w:bCs/>
                                <w:iCs/>
                                <w:sz w:val="16"/>
                                <w:szCs w:val="16"/>
                              </w:rPr>
                            </w:pPr>
                            <w:r w:rsidRPr="00A017B4">
                              <w:rPr>
                                <w:rFonts w:cs="Arial"/>
                                <w:b/>
                                <w:bCs/>
                                <w:iCs/>
                                <w:sz w:val="16"/>
                                <w:szCs w:val="16"/>
                              </w:rPr>
                              <w:t>Fractional Part</w:t>
                            </w:r>
                          </w:p>
                        </w:tc>
                        <w:tc>
                          <w:tcPr>
                            <w:tcW w:w="594" w:type="pct"/>
                            <w:tcBorders>
                              <w:top w:val="single" w:sz="4" w:space="0" w:color="auto"/>
                            </w:tcBorders>
                          </w:tcPr>
                          <w:p w14:paraId="193F0ACC" w14:textId="77777777" w:rsidR="008E7BC7" w:rsidRPr="00A017B4" w:rsidRDefault="008E7BC7" w:rsidP="00897FE4">
                            <w:pPr>
                              <w:rPr>
                                <w:rFonts w:cs="Arial"/>
                                <w:b/>
                                <w:bCs/>
                                <w:iCs/>
                                <w:sz w:val="16"/>
                                <w:szCs w:val="16"/>
                              </w:rPr>
                            </w:pPr>
                            <w:r w:rsidRPr="00A017B4">
                              <w:rPr>
                                <w:rFonts w:cs="Arial"/>
                                <w:b/>
                                <w:bCs/>
                                <w:iCs/>
                                <w:sz w:val="16"/>
                                <w:szCs w:val="16"/>
                              </w:rPr>
                              <w:t>Event</w:t>
                            </w:r>
                          </w:p>
                        </w:tc>
                        <w:tc>
                          <w:tcPr>
                            <w:tcW w:w="1717" w:type="pct"/>
                            <w:tcBorders>
                              <w:top w:val="single" w:sz="4" w:space="0" w:color="auto"/>
                            </w:tcBorders>
                          </w:tcPr>
                          <w:p w14:paraId="228DEEDB" w14:textId="77777777" w:rsidR="008E7BC7" w:rsidRPr="00A017B4" w:rsidRDefault="008E7BC7" w:rsidP="00897FE4">
                            <w:pPr>
                              <w:rPr>
                                <w:rFonts w:cs="Arial"/>
                                <w:b/>
                                <w:bCs/>
                                <w:iCs/>
                                <w:sz w:val="16"/>
                                <w:szCs w:val="16"/>
                              </w:rPr>
                            </w:pPr>
                            <w:r w:rsidRPr="00A017B4">
                              <w:rPr>
                                <w:rFonts w:cs="Arial"/>
                                <w:b/>
                                <w:bCs/>
                                <w:iCs/>
                                <w:sz w:val="16"/>
                                <w:szCs w:val="16"/>
                              </w:rPr>
                              <w:t>Converted timestamp</w:t>
                            </w:r>
                          </w:p>
                        </w:tc>
                      </w:tr>
                      <w:tr w:rsidR="008E7BC7" w:rsidRPr="00A017B4" w14:paraId="4D0ECBE4" w14:textId="77777777" w:rsidTr="00655780">
                        <w:trPr>
                          <w:trHeight w:val="39"/>
                          <w:jc w:val="center"/>
                        </w:trPr>
                        <w:tc>
                          <w:tcPr>
                            <w:tcW w:w="954" w:type="pct"/>
                          </w:tcPr>
                          <w:p w14:paraId="3AD13F0B" w14:textId="77777777" w:rsidR="008E7BC7" w:rsidRPr="00A017B4" w:rsidRDefault="008E7BC7" w:rsidP="00897FE4">
                            <w:pPr>
                              <w:rPr>
                                <w:rFonts w:cs="Arial"/>
                                <w:iCs/>
                                <w:sz w:val="16"/>
                                <w:szCs w:val="16"/>
                              </w:rPr>
                            </w:pPr>
                            <w:r w:rsidRPr="00A017B4">
                              <w:rPr>
                                <w:rFonts w:cs="Arial"/>
                                <w:iCs/>
                                <w:sz w:val="16"/>
                                <w:szCs w:val="16"/>
                              </w:rPr>
                              <w:t>1000672103476BDF</w:t>
                            </w:r>
                          </w:p>
                        </w:tc>
                        <w:tc>
                          <w:tcPr>
                            <w:tcW w:w="499" w:type="pct"/>
                          </w:tcPr>
                          <w:p w14:paraId="086C5534" w14:textId="77777777" w:rsidR="008E7BC7" w:rsidRPr="00A017B4" w:rsidRDefault="008E7BC7" w:rsidP="00897FE4">
                            <w:pPr>
                              <w:rPr>
                                <w:rFonts w:cs="Arial"/>
                                <w:iCs/>
                                <w:sz w:val="16"/>
                                <w:szCs w:val="16"/>
                              </w:rPr>
                            </w:pPr>
                            <w:r w:rsidRPr="00A017B4">
                              <w:rPr>
                                <w:rFonts w:cs="Arial"/>
                                <w:iCs/>
                                <w:sz w:val="16"/>
                                <w:szCs w:val="16"/>
                              </w:rPr>
                              <w:t>1000</w:t>
                            </w:r>
                          </w:p>
                        </w:tc>
                        <w:tc>
                          <w:tcPr>
                            <w:tcW w:w="755" w:type="pct"/>
                          </w:tcPr>
                          <w:p w14:paraId="3F0D54F4" w14:textId="77777777" w:rsidR="008E7BC7" w:rsidRPr="00A017B4" w:rsidRDefault="008E7BC7" w:rsidP="00897FE4">
                            <w:pPr>
                              <w:rPr>
                                <w:rFonts w:cs="Arial"/>
                                <w:iCs/>
                                <w:sz w:val="16"/>
                                <w:szCs w:val="16"/>
                              </w:rPr>
                            </w:pPr>
                            <w:r w:rsidRPr="00A017B4">
                              <w:rPr>
                                <w:rFonts w:cs="Arial"/>
                                <w:iCs/>
                                <w:sz w:val="16"/>
                                <w:szCs w:val="16"/>
                              </w:rPr>
                              <w:t>67210347</w:t>
                            </w:r>
                          </w:p>
                        </w:tc>
                        <w:tc>
                          <w:tcPr>
                            <w:tcW w:w="480" w:type="pct"/>
                          </w:tcPr>
                          <w:p w14:paraId="7D80DCCB" w14:textId="77777777" w:rsidR="008E7BC7" w:rsidRPr="00A017B4" w:rsidRDefault="008E7BC7" w:rsidP="00897FE4">
                            <w:pPr>
                              <w:rPr>
                                <w:rFonts w:cs="Arial"/>
                                <w:iCs/>
                                <w:sz w:val="16"/>
                                <w:szCs w:val="16"/>
                              </w:rPr>
                            </w:pPr>
                            <w:r w:rsidRPr="00A017B4">
                              <w:rPr>
                                <w:rFonts w:cs="Arial"/>
                                <w:iCs/>
                                <w:sz w:val="16"/>
                                <w:szCs w:val="16"/>
                              </w:rPr>
                              <w:t>6BDF</w:t>
                            </w:r>
                          </w:p>
                        </w:tc>
                        <w:tc>
                          <w:tcPr>
                            <w:tcW w:w="594" w:type="pct"/>
                          </w:tcPr>
                          <w:p w14:paraId="53A354E0" w14:textId="77777777" w:rsidR="008E7BC7" w:rsidRPr="00A017B4" w:rsidRDefault="008E7BC7" w:rsidP="00897FE4">
                            <w:pPr>
                              <w:rPr>
                                <w:rFonts w:cs="Arial"/>
                                <w:iCs/>
                                <w:sz w:val="16"/>
                                <w:szCs w:val="16"/>
                              </w:rPr>
                            </w:pPr>
                            <w:r w:rsidRPr="00A017B4">
                              <w:rPr>
                                <w:rFonts w:cs="Arial"/>
                                <w:iCs/>
                                <w:sz w:val="16"/>
                                <w:szCs w:val="16"/>
                              </w:rPr>
                              <w:t>PUFF_ON</w:t>
                            </w:r>
                          </w:p>
                        </w:tc>
                        <w:tc>
                          <w:tcPr>
                            <w:tcW w:w="1717" w:type="pct"/>
                          </w:tcPr>
                          <w:p w14:paraId="3BFBFC67" w14:textId="77777777" w:rsidR="008E7BC7" w:rsidRPr="00A017B4" w:rsidRDefault="008E7BC7" w:rsidP="00897FE4">
                            <w:pPr>
                              <w:rPr>
                                <w:rFonts w:cs="Arial"/>
                                <w:iCs/>
                                <w:sz w:val="16"/>
                                <w:szCs w:val="16"/>
                              </w:rPr>
                            </w:pPr>
                            <w:r w:rsidRPr="00A017B4">
                              <w:rPr>
                                <w:rFonts w:cs="Arial"/>
                                <w:iCs/>
                                <w:sz w:val="16"/>
                                <w:szCs w:val="16"/>
                              </w:rPr>
                              <w:t>PUFF_ON 2024-10-29 10:46:15.421371</w:t>
                            </w:r>
                          </w:p>
                        </w:tc>
                      </w:tr>
                      <w:tr w:rsidR="008E7BC7" w:rsidRPr="00A017B4" w14:paraId="4C4F9A6E" w14:textId="77777777" w:rsidTr="00655780">
                        <w:trPr>
                          <w:trHeight w:val="39"/>
                          <w:jc w:val="center"/>
                        </w:trPr>
                        <w:tc>
                          <w:tcPr>
                            <w:tcW w:w="954" w:type="pct"/>
                          </w:tcPr>
                          <w:p w14:paraId="4BB0C6D0" w14:textId="77777777" w:rsidR="008E7BC7" w:rsidRPr="00A017B4" w:rsidRDefault="008E7BC7" w:rsidP="00897FE4">
                            <w:pPr>
                              <w:rPr>
                                <w:rFonts w:cs="Arial"/>
                                <w:iCs/>
                                <w:sz w:val="16"/>
                                <w:szCs w:val="16"/>
                              </w:rPr>
                            </w:pPr>
                            <w:r w:rsidRPr="00A017B4">
                              <w:rPr>
                                <w:rFonts w:cs="Arial"/>
                                <w:iCs/>
                                <w:sz w:val="16"/>
                                <w:szCs w:val="16"/>
                              </w:rPr>
                              <w:t>20006721034A8B2B</w:t>
                            </w:r>
                          </w:p>
                        </w:tc>
                        <w:tc>
                          <w:tcPr>
                            <w:tcW w:w="499" w:type="pct"/>
                          </w:tcPr>
                          <w:p w14:paraId="57C8035C" w14:textId="77777777" w:rsidR="008E7BC7" w:rsidRPr="00A017B4" w:rsidRDefault="008E7BC7" w:rsidP="00897FE4">
                            <w:pPr>
                              <w:rPr>
                                <w:rFonts w:cs="Arial"/>
                                <w:iCs/>
                                <w:sz w:val="16"/>
                                <w:szCs w:val="16"/>
                              </w:rPr>
                            </w:pPr>
                            <w:r w:rsidRPr="00A017B4">
                              <w:rPr>
                                <w:rFonts w:cs="Arial"/>
                                <w:iCs/>
                                <w:sz w:val="16"/>
                                <w:szCs w:val="16"/>
                              </w:rPr>
                              <w:t>2000</w:t>
                            </w:r>
                          </w:p>
                        </w:tc>
                        <w:tc>
                          <w:tcPr>
                            <w:tcW w:w="755" w:type="pct"/>
                          </w:tcPr>
                          <w:p w14:paraId="2F35CC8B" w14:textId="77777777" w:rsidR="008E7BC7" w:rsidRPr="00A017B4" w:rsidRDefault="008E7BC7" w:rsidP="00897FE4">
                            <w:pPr>
                              <w:rPr>
                                <w:rFonts w:cs="Arial"/>
                                <w:iCs/>
                                <w:sz w:val="16"/>
                                <w:szCs w:val="16"/>
                              </w:rPr>
                            </w:pPr>
                            <w:r w:rsidRPr="00A017B4">
                              <w:rPr>
                                <w:rFonts w:cs="Arial"/>
                                <w:iCs/>
                                <w:sz w:val="16"/>
                                <w:szCs w:val="16"/>
                              </w:rPr>
                              <w:t>6721034A</w:t>
                            </w:r>
                          </w:p>
                        </w:tc>
                        <w:tc>
                          <w:tcPr>
                            <w:tcW w:w="480" w:type="pct"/>
                          </w:tcPr>
                          <w:p w14:paraId="3DF4CE75" w14:textId="77777777" w:rsidR="008E7BC7" w:rsidRPr="00A017B4" w:rsidRDefault="008E7BC7" w:rsidP="00897FE4">
                            <w:pPr>
                              <w:rPr>
                                <w:rFonts w:cs="Arial"/>
                                <w:iCs/>
                                <w:sz w:val="16"/>
                                <w:szCs w:val="16"/>
                              </w:rPr>
                            </w:pPr>
                            <w:r w:rsidRPr="00A017B4">
                              <w:rPr>
                                <w:rFonts w:cs="Arial"/>
                                <w:iCs/>
                                <w:sz w:val="16"/>
                                <w:szCs w:val="16"/>
                              </w:rPr>
                              <w:t>8B2B</w:t>
                            </w:r>
                          </w:p>
                        </w:tc>
                        <w:tc>
                          <w:tcPr>
                            <w:tcW w:w="594" w:type="pct"/>
                          </w:tcPr>
                          <w:p w14:paraId="73A12FCC" w14:textId="77777777" w:rsidR="008E7BC7" w:rsidRPr="00A017B4" w:rsidRDefault="008E7BC7" w:rsidP="00897FE4">
                            <w:pPr>
                              <w:rPr>
                                <w:rFonts w:cs="Arial"/>
                                <w:iCs/>
                                <w:sz w:val="16"/>
                                <w:szCs w:val="16"/>
                              </w:rPr>
                            </w:pPr>
                            <w:r w:rsidRPr="00A017B4">
                              <w:rPr>
                                <w:rFonts w:cs="Arial"/>
                                <w:iCs/>
                                <w:sz w:val="16"/>
                                <w:szCs w:val="16"/>
                              </w:rPr>
                              <w:t>PUFF_OFF</w:t>
                            </w:r>
                          </w:p>
                        </w:tc>
                        <w:tc>
                          <w:tcPr>
                            <w:tcW w:w="1717" w:type="pct"/>
                          </w:tcPr>
                          <w:p w14:paraId="09B3A863" w14:textId="77777777" w:rsidR="008E7BC7" w:rsidRPr="00A017B4" w:rsidRDefault="008E7BC7" w:rsidP="00897FE4">
                            <w:pPr>
                              <w:rPr>
                                <w:rFonts w:cs="Arial"/>
                                <w:iCs/>
                                <w:sz w:val="16"/>
                                <w:szCs w:val="16"/>
                              </w:rPr>
                            </w:pPr>
                            <w:r w:rsidRPr="00A017B4">
                              <w:rPr>
                                <w:rFonts w:cs="Arial"/>
                                <w:iCs/>
                                <w:sz w:val="16"/>
                                <w:szCs w:val="16"/>
                              </w:rPr>
                              <w:t>PUFF_OFF 2024-10-29 10:46:18.543625</w:t>
                            </w:r>
                          </w:p>
                        </w:tc>
                      </w:tr>
                      <w:tr w:rsidR="008E7BC7" w:rsidRPr="00A017B4" w14:paraId="2B320986" w14:textId="77777777" w:rsidTr="00655780">
                        <w:trPr>
                          <w:trHeight w:val="39"/>
                          <w:jc w:val="center"/>
                        </w:trPr>
                        <w:tc>
                          <w:tcPr>
                            <w:tcW w:w="954" w:type="pct"/>
                          </w:tcPr>
                          <w:p w14:paraId="24E45E35" w14:textId="77777777" w:rsidR="008E7BC7" w:rsidRPr="00A017B4" w:rsidRDefault="008E7BC7" w:rsidP="00897FE4">
                            <w:pPr>
                              <w:rPr>
                                <w:rFonts w:cs="Arial"/>
                                <w:iCs/>
                                <w:sz w:val="16"/>
                                <w:szCs w:val="16"/>
                              </w:rPr>
                            </w:pPr>
                            <w:r w:rsidRPr="00A017B4">
                              <w:rPr>
                                <w:rFonts w:cs="Arial"/>
                                <w:iCs/>
                                <w:sz w:val="16"/>
                                <w:szCs w:val="16"/>
                              </w:rPr>
                              <w:t>50000000000001E0</w:t>
                            </w:r>
                          </w:p>
                        </w:tc>
                        <w:tc>
                          <w:tcPr>
                            <w:tcW w:w="499" w:type="pct"/>
                          </w:tcPr>
                          <w:p w14:paraId="67FECE79" w14:textId="77777777" w:rsidR="008E7BC7" w:rsidRPr="00A017B4" w:rsidRDefault="008E7BC7" w:rsidP="00897FE4">
                            <w:pPr>
                              <w:rPr>
                                <w:rFonts w:cs="Arial"/>
                                <w:iCs/>
                                <w:sz w:val="16"/>
                                <w:szCs w:val="16"/>
                              </w:rPr>
                            </w:pPr>
                            <w:r w:rsidRPr="00A017B4">
                              <w:rPr>
                                <w:rFonts w:cs="Arial"/>
                                <w:iCs/>
                                <w:sz w:val="16"/>
                                <w:szCs w:val="16"/>
                              </w:rPr>
                              <w:t>5000</w:t>
                            </w:r>
                          </w:p>
                        </w:tc>
                        <w:tc>
                          <w:tcPr>
                            <w:tcW w:w="755" w:type="pct"/>
                          </w:tcPr>
                          <w:p w14:paraId="3543F324" w14:textId="77777777" w:rsidR="008E7BC7" w:rsidRPr="00A017B4" w:rsidRDefault="008E7BC7" w:rsidP="00897FE4">
                            <w:pPr>
                              <w:rPr>
                                <w:rFonts w:cs="Arial"/>
                                <w:iCs/>
                                <w:sz w:val="16"/>
                                <w:szCs w:val="16"/>
                              </w:rPr>
                            </w:pPr>
                            <w:r w:rsidRPr="00A017B4">
                              <w:rPr>
                                <w:rFonts w:cs="Arial"/>
                                <w:iCs/>
                                <w:sz w:val="16"/>
                                <w:szCs w:val="16"/>
                              </w:rPr>
                              <w:t>-</w:t>
                            </w:r>
                          </w:p>
                        </w:tc>
                        <w:tc>
                          <w:tcPr>
                            <w:tcW w:w="480" w:type="pct"/>
                          </w:tcPr>
                          <w:p w14:paraId="0AD3773C" w14:textId="77777777" w:rsidR="008E7BC7" w:rsidRPr="00A017B4" w:rsidRDefault="008E7BC7" w:rsidP="00897FE4">
                            <w:pPr>
                              <w:rPr>
                                <w:rFonts w:cs="Arial"/>
                                <w:iCs/>
                                <w:sz w:val="16"/>
                                <w:szCs w:val="16"/>
                              </w:rPr>
                            </w:pPr>
                            <w:r w:rsidRPr="00A017B4">
                              <w:rPr>
                                <w:rFonts w:cs="Arial"/>
                                <w:iCs/>
                                <w:sz w:val="16"/>
                                <w:szCs w:val="16"/>
                              </w:rPr>
                              <w:t>-</w:t>
                            </w:r>
                          </w:p>
                        </w:tc>
                        <w:tc>
                          <w:tcPr>
                            <w:tcW w:w="594" w:type="pct"/>
                          </w:tcPr>
                          <w:p w14:paraId="6D91F363" w14:textId="77777777" w:rsidR="008E7BC7" w:rsidRPr="00A017B4" w:rsidRDefault="008E7BC7" w:rsidP="00897FE4">
                            <w:pPr>
                              <w:rPr>
                                <w:rFonts w:cs="Arial"/>
                                <w:iCs/>
                                <w:sz w:val="16"/>
                                <w:szCs w:val="16"/>
                              </w:rPr>
                            </w:pPr>
                            <w:r w:rsidRPr="00A017B4">
                              <w:rPr>
                                <w:rFonts w:cs="Arial"/>
                                <w:iCs/>
                                <w:sz w:val="16"/>
                                <w:szCs w:val="16"/>
                              </w:rPr>
                              <w:t>TEMP_ON</w:t>
                            </w:r>
                          </w:p>
                        </w:tc>
                        <w:tc>
                          <w:tcPr>
                            <w:tcW w:w="1717" w:type="pct"/>
                          </w:tcPr>
                          <w:p w14:paraId="13331ED2" w14:textId="77777777" w:rsidR="008E7BC7" w:rsidRPr="00A017B4" w:rsidRDefault="008E7BC7" w:rsidP="00897FE4">
                            <w:pPr>
                              <w:rPr>
                                <w:rFonts w:cs="Arial"/>
                                <w:iCs/>
                                <w:sz w:val="16"/>
                                <w:szCs w:val="16"/>
                              </w:rPr>
                            </w:pPr>
                            <w:r w:rsidRPr="00A017B4">
                              <w:rPr>
                                <w:rFonts w:cs="Arial"/>
                                <w:iCs/>
                                <w:sz w:val="16"/>
                                <w:szCs w:val="16"/>
                              </w:rPr>
                              <w:t>TEMPERATURE_ON                        480</w:t>
                            </w:r>
                          </w:p>
                        </w:tc>
                      </w:tr>
                      <w:tr w:rsidR="008E7BC7" w:rsidRPr="00A017B4" w14:paraId="5DCAD0F1" w14:textId="77777777" w:rsidTr="00655780">
                        <w:trPr>
                          <w:trHeight w:val="39"/>
                          <w:jc w:val="center"/>
                        </w:trPr>
                        <w:tc>
                          <w:tcPr>
                            <w:tcW w:w="954" w:type="pct"/>
                          </w:tcPr>
                          <w:p w14:paraId="39A42C1A" w14:textId="77777777" w:rsidR="008E7BC7" w:rsidRPr="00A017B4" w:rsidRDefault="008E7BC7" w:rsidP="00897FE4">
                            <w:pPr>
                              <w:rPr>
                                <w:rFonts w:cs="Arial"/>
                                <w:iCs/>
                                <w:sz w:val="16"/>
                                <w:szCs w:val="16"/>
                              </w:rPr>
                            </w:pPr>
                            <w:r w:rsidRPr="00A017B4">
                              <w:rPr>
                                <w:rFonts w:cs="Arial"/>
                                <w:iCs/>
                                <w:sz w:val="16"/>
                                <w:szCs w:val="16"/>
                              </w:rPr>
                              <w:t>6000000000000098</w:t>
                            </w:r>
                          </w:p>
                        </w:tc>
                        <w:tc>
                          <w:tcPr>
                            <w:tcW w:w="499" w:type="pct"/>
                          </w:tcPr>
                          <w:p w14:paraId="6A3CB3CA" w14:textId="77777777" w:rsidR="008E7BC7" w:rsidRPr="00A017B4" w:rsidRDefault="008E7BC7" w:rsidP="00897FE4">
                            <w:pPr>
                              <w:rPr>
                                <w:rFonts w:cs="Arial"/>
                                <w:iCs/>
                                <w:sz w:val="16"/>
                                <w:szCs w:val="16"/>
                              </w:rPr>
                            </w:pPr>
                            <w:r w:rsidRPr="00A017B4">
                              <w:rPr>
                                <w:rFonts w:cs="Arial"/>
                                <w:iCs/>
                                <w:sz w:val="16"/>
                                <w:szCs w:val="16"/>
                              </w:rPr>
                              <w:t>6000</w:t>
                            </w:r>
                          </w:p>
                        </w:tc>
                        <w:tc>
                          <w:tcPr>
                            <w:tcW w:w="755" w:type="pct"/>
                          </w:tcPr>
                          <w:p w14:paraId="35CA3E20" w14:textId="77777777" w:rsidR="008E7BC7" w:rsidRPr="00A017B4" w:rsidRDefault="008E7BC7" w:rsidP="00897FE4">
                            <w:pPr>
                              <w:rPr>
                                <w:rFonts w:cs="Arial"/>
                                <w:iCs/>
                                <w:sz w:val="16"/>
                                <w:szCs w:val="16"/>
                              </w:rPr>
                            </w:pPr>
                            <w:r w:rsidRPr="00A017B4">
                              <w:rPr>
                                <w:rFonts w:cs="Arial"/>
                                <w:iCs/>
                                <w:sz w:val="16"/>
                                <w:szCs w:val="16"/>
                              </w:rPr>
                              <w:t>-</w:t>
                            </w:r>
                          </w:p>
                        </w:tc>
                        <w:tc>
                          <w:tcPr>
                            <w:tcW w:w="480" w:type="pct"/>
                          </w:tcPr>
                          <w:p w14:paraId="2ABE2120" w14:textId="77777777" w:rsidR="008E7BC7" w:rsidRPr="00A017B4" w:rsidRDefault="008E7BC7" w:rsidP="00897FE4">
                            <w:pPr>
                              <w:rPr>
                                <w:rFonts w:cs="Arial"/>
                                <w:iCs/>
                                <w:sz w:val="16"/>
                                <w:szCs w:val="16"/>
                              </w:rPr>
                            </w:pPr>
                            <w:r w:rsidRPr="00A017B4">
                              <w:rPr>
                                <w:rFonts w:cs="Arial"/>
                                <w:iCs/>
                                <w:sz w:val="16"/>
                                <w:szCs w:val="16"/>
                              </w:rPr>
                              <w:t>-</w:t>
                            </w:r>
                          </w:p>
                        </w:tc>
                        <w:tc>
                          <w:tcPr>
                            <w:tcW w:w="594" w:type="pct"/>
                          </w:tcPr>
                          <w:p w14:paraId="5B0997BF" w14:textId="77777777" w:rsidR="008E7BC7" w:rsidRPr="00A017B4" w:rsidRDefault="008E7BC7" w:rsidP="00897FE4">
                            <w:pPr>
                              <w:rPr>
                                <w:rFonts w:cs="Arial"/>
                                <w:iCs/>
                                <w:sz w:val="16"/>
                                <w:szCs w:val="16"/>
                              </w:rPr>
                            </w:pPr>
                            <w:r w:rsidRPr="00A017B4">
                              <w:rPr>
                                <w:rFonts w:cs="Arial"/>
                                <w:iCs/>
                                <w:sz w:val="16"/>
                                <w:szCs w:val="16"/>
                              </w:rPr>
                              <w:t>TEMP_OFF</w:t>
                            </w:r>
                          </w:p>
                        </w:tc>
                        <w:tc>
                          <w:tcPr>
                            <w:tcW w:w="1717" w:type="pct"/>
                          </w:tcPr>
                          <w:p w14:paraId="1A0F7366" w14:textId="77777777" w:rsidR="008E7BC7" w:rsidRPr="00A017B4" w:rsidRDefault="008E7BC7" w:rsidP="00897FE4">
                            <w:pPr>
                              <w:rPr>
                                <w:rFonts w:cs="Arial"/>
                                <w:iCs/>
                                <w:sz w:val="16"/>
                                <w:szCs w:val="16"/>
                              </w:rPr>
                            </w:pPr>
                            <w:r w:rsidRPr="00A017B4">
                              <w:rPr>
                                <w:rFonts w:cs="Arial"/>
                                <w:iCs/>
                                <w:sz w:val="16"/>
                                <w:szCs w:val="16"/>
                              </w:rPr>
                              <w:t>TEMPERATURE_OFF                        152</w:t>
                            </w:r>
                          </w:p>
                        </w:tc>
                      </w:tr>
                      <w:tr w:rsidR="008E7BC7" w:rsidRPr="00A017B4" w14:paraId="026BEC95" w14:textId="77777777" w:rsidTr="00655780">
                        <w:trPr>
                          <w:trHeight w:val="207"/>
                          <w:jc w:val="center"/>
                        </w:trPr>
                        <w:tc>
                          <w:tcPr>
                            <w:tcW w:w="954" w:type="pct"/>
                          </w:tcPr>
                          <w:p w14:paraId="48BE92EE" w14:textId="77777777" w:rsidR="008E7BC7" w:rsidRPr="00A017B4" w:rsidRDefault="008E7BC7" w:rsidP="00897FE4">
                            <w:pPr>
                              <w:rPr>
                                <w:rFonts w:cs="Arial"/>
                                <w:iCs/>
                                <w:sz w:val="16"/>
                                <w:szCs w:val="16"/>
                              </w:rPr>
                            </w:pPr>
                            <w:r w:rsidRPr="00A017B4">
                              <w:rPr>
                                <w:rFonts w:cs="Arial"/>
                                <w:iCs/>
                                <w:sz w:val="16"/>
                                <w:szCs w:val="16"/>
                              </w:rPr>
                              <w:t>300067210AA0454C</w:t>
                            </w:r>
                          </w:p>
                        </w:tc>
                        <w:tc>
                          <w:tcPr>
                            <w:tcW w:w="499" w:type="pct"/>
                          </w:tcPr>
                          <w:p w14:paraId="52178515" w14:textId="77777777" w:rsidR="008E7BC7" w:rsidRPr="00A017B4" w:rsidRDefault="008E7BC7" w:rsidP="00897FE4">
                            <w:pPr>
                              <w:rPr>
                                <w:rFonts w:cs="Arial"/>
                                <w:iCs/>
                                <w:sz w:val="16"/>
                                <w:szCs w:val="16"/>
                              </w:rPr>
                            </w:pPr>
                            <w:r w:rsidRPr="00A017B4">
                              <w:rPr>
                                <w:rFonts w:cs="Arial"/>
                                <w:iCs/>
                                <w:sz w:val="16"/>
                                <w:szCs w:val="16"/>
                              </w:rPr>
                              <w:t>3000</w:t>
                            </w:r>
                          </w:p>
                        </w:tc>
                        <w:tc>
                          <w:tcPr>
                            <w:tcW w:w="755" w:type="pct"/>
                          </w:tcPr>
                          <w:p w14:paraId="6B59618D" w14:textId="77777777" w:rsidR="008E7BC7" w:rsidRPr="00A017B4" w:rsidRDefault="008E7BC7" w:rsidP="00897FE4">
                            <w:pPr>
                              <w:rPr>
                                <w:rFonts w:cs="Arial"/>
                                <w:iCs/>
                                <w:sz w:val="16"/>
                                <w:szCs w:val="16"/>
                              </w:rPr>
                            </w:pPr>
                            <w:r w:rsidRPr="00A017B4">
                              <w:rPr>
                                <w:rFonts w:cs="Arial"/>
                                <w:iCs/>
                                <w:sz w:val="16"/>
                                <w:szCs w:val="16"/>
                              </w:rPr>
                              <w:t>67210AA0</w:t>
                            </w:r>
                          </w:p>
                        </w:tc>
                        <w:tc>
                          <w:tcPr>
                            <w:tcW w:w="480" w:type="pct"/>
                          </w:tcPr>
                          <w:p w14:paraId="5F003FC7" w14:textId="77777777" w:rsidR="008E7BC7" w:rsidRPr="00A017B4" w:rsidRDefault="008E7BC7" w:rsidP="00897FE4">
                            <w:pPr>
                              <w:rPr>
                                <w:rFonts w:cs="Arial"/>
                                <w:iCs/>
                                <w:sz w:val="16"/>
                                <w:szCs w:val="16"/>
                              </w:rPr>
                            </w:pPr>
                            <w:r w:rsidRPr="00A017B4">
                              <w:rPr>
                                <w:rFonts w:cs="Arial"/>
                                <w:iCs/>
                                <w:sz w:val="16"/>
                                <w:szCs w:val="16"/>
                              </w:rPr>
                              <w:t>454C</w:t>
                            </w:r>
                          </w:p>
                        </w:tc>
                        <w:tc>
                          <w:tcPr>
                            <w:tcW w:w="594" w:type="pct"/>
                          </w:tcPr>
                          <w:p w14:paraId="279BA251" w14:textId="77777777" w:rsidR="008E7BC7" w:rsidRPr="00A017B4" w:rsidRDefault="008E7BC7" w:rsidP="00897FE4">
                            <w:pPr>
                              <w:rPr>
                                <w:rFonts w:cs="Arial"/>
                                <w:iCs/>
                                <w:sz w:val="16"/>
                                <w:szCs w:val="16"/>
                              </w:rPr>
                            </w:pPr>
                            <w:r w:rsidRPr="00A017B4">
                              <w:rPr>
                                <w:rFonts w:cs="Arial"/>
                                <w:iCs/>
                                <w:sz w:val="16"/>
                                <w:szCs w:val="16"/>
                              </w:rPr>
                              <w:t>TOUCH_ON</w:t>
                            </w:r>
                          </w:p>
                        </w:tc>
                        <w:tc>
                          <w:tcPr>
                            <w:tcW w:w="1717" w:type="pct"/>
                          </w:tcPr>
                          <w:p w14:paraId="18AEBBEB" w14:textId="77777777" w:rsidR="008E7BC7" w:rsidRPr="00A017B4" w:rsidRDefault="008E7BC7" w:rsidP="00897FE4">
                            <w:pPr>
                              <w:rPr>
                                <w:rFonts w:cs="Arial"/>
                                <w:iCs/>
                                <w:sz w:val="16"/>
                                <w:szCs w:val="16"/>
                              </w:rPr>
                            </w:pPr>
                            <w:r w:rsidRPr="00A017B4">
                              <w:rPr>
                                <w:rFonts w:cs="Arial"/>
                                <w:iCs/>
                                <w:sz w:val="16"/>
                                <w:szCs w:val="16"/>
                              </w:rPr>
                              <w:t>TOUCH_ON 2024-10-29 11:17:36.270691</w:t>
                            </w:r>
                          </w:p>
                        </w:tc>
                      </w:tr>
                      <w:tr w:rsidR="008E7BC7" w:rsidRPr="00A017B4" w14:paraId="610FDCBE" w14:textId="77777777" w:rsidTr="00655780">
                        <w:trPr>
                          <w:trHeight w:val="39"/>
                          <w:jc w:val="center"/>
                        </w:trPr>
                        <w:tc>
                          <w:tcPr>
                            <w:tcW w:w="954" w:type="pct"/>
                          </w:tcPr>
                          <w:p w14:paraId="015FCB2D" w14:textId="77777777" w:rsidR="008E7BC7" w:rsidRPr="00A017B4" w:rsidRDefault="008E7BC7" w:rsidP="00897FE4">
                            <w:pPr>
                              <w:rPr>
                                <w:rFonts w:cs="Arial"/>
                                <w:iCs/>
                                <w:sz w:val="16"/>
                                <w:szCs w:val="16"/>
                              </w:rPr>
                            </w:pPr>
                            <w:r w:rsidRPr="00A017B4">
                              <w:rPr>
                                <w:rFonts w:cs="Arial"/>
                                <w:iCs/>
                                <w:sz w:val="16"/>
                                <w:szCs w:val="16"/>
                              </w:rPr>
                              <w:t>400067210AA06241</w:t>
                            </w:r>
                          </w:p>
                        </w:tc>
                        <w:tc>
                          <w:tcPr>
                            <w:tcW w:w="499" w:type="pct"/>
                          </w:tcPr>
                          <w:p w14:paraId="530235EC" w14:textId="77777777" w:rsidR="008E7BC7" w:rsidRPr="00A017B4" w:rsidRDefault="008E7BC7" w:rsidP="00897FE4">
                            <w:pPr>
                              <w:rPr>
                                <w:rFonts w:cs="Arial"/>
                                <w:iCs/>
                                <w:sz w:val="16"/>
                                <w:szCs w:val="16"/>
                              </w:rPr>
                            </w:pPr>
                            <w:r w:rsidRPr="00A017B4">
                              <w:rPr>
                                <w:rFonts w:cs="Arial"/>
                                <w:iCs/>
                                <w:sz w:val="16"/>
                                <w:szCs w:val="16"/>
                              </w:rPr>
                              <w:t>4000</w:t>
                            </w:r>
                          </w:p>
                        </w:tc>
                        <w:tc>
                          <w:tcPr>
                            <w:tcW w:w="755" w:type="pct"/>
                          </w:tcPr>
                          <w:p w14:paraId="16DB6E88" w14:textId="77777777" w:rsidR="008E7BC7" w:rsidRPr="00A017B4" w:rsidRDefault="008E7BC7" w:rsidP="00897FE4">
                            <w:pPr>
                              <w:rPr>
                                <w:rFonts w:cs="Arial"/>
                                <w:iCs/>
                                <w:sz w:val="16"/>
                                <w:szCs w:val="16"/>
                              </w:rPr>
                            </w:pPr>
                            <w:r w:rsidRPr="00A017B4">
                              <w:rPr>
                                <w:rFonts w:cs="Arial"/>
                                <w:iCs/>
                                <w:sz w:val="16"/>
                                <w:szCs w:val="16"/>
                              </w:rPr>
                              <w:t>67210AA0</w:t>
                            </w:r>
                          </w:p>
                        </w:tc>
                        <w:tc>
                          <w:tcPr>
                            <w:tcW w:w="480" w:type="pct"/>
                          </w:tcPr>
                          <w:p w14:paraId="7B2C08EE" w14:textId="77777777" w:rsidR="008E7BC7" w:rsidRPr="00A017B4" w:rsidRDefault="008E7BC7" w:rsidP="00897FE4">
                            <w:pPr>
                              <w:rPr>
                                <w:rFonts w:cs="Arial"/>
                                <w:iCs/>
                                <w:sz w:val="16"/>
                                <w:szCs w:val="16"/>
                              </w:rPr>
                            </w:pPr>
                            <w:r w:rsidRPr="00A017B4">
                              <w:rPr>
                                <w:rFonts w:cs="Arial"/>
                                <w:iCs/>
                                <w:sz w:val="16"/>
                                <w:szCs w:val="16"/>
                              </w:rPr>
                              <w:t>6241</w:t>
                            </w:r>
                          </w:p>
                        </w:tc>
                        <w:tc>
                          <w:tcPr>
                            <w:tcW w:w="594" w:type="pct"/>
                          </w:tcPr>
                          <w:p w14:paraId="635F9522" w14:textId="77777777" w:rsidR="008E7BC7" w:rsidRPr="00A017B4" w:rsidRDefault="008E7BC7" w:rsidP="00897FE4">
                            <w:pPr>
                              <w:rPr>
                                <w:rFonts w:cs="Arial"/>
                                <w:iCs/>
                                <w:sz w:val="16"/>
                                <w:szCs w:val="16"/>
                              </w:rPr>
                            </w:pPr>
                            <w:r w:rsidRPr="00A017B4">
                              <w:rPr>
                                <w:rFonts w:cs="Arial"/>
                                <w:iCs/>
                                <w:sz w:val="16"/>
                                <w:szCs w:val="16"/>
                              </w:rPr>
                              <w:t>TOUCH_OFF</w:t>
                            </w:r>
                          </w:p>
                        </w:tc>
                        <w:tc>
                          <w:tcPr>
                            <w:tcW w:w="1717" w:type="pct"/>
                          </w:tcPr>
                          <w:p w14:paraId="64E93129" w14:textId="77777777" w:rsidR="008E7BC7" w:rsidRPr="00A017B4" w:rsidRDefault="008E7BC7" w:rsidP="00897FE4">
                            <w:pPr>
                              <w:rPr>
                                <w:rFonts w:cs="Arial"/>
                                <w:iCs/>
                                <w:sz w:val="16"/>
                                <w:szCs w:val="16"/>
                              </w:rPr>
                            </w:pPr>
                            <w:r w:rsidRPr="00A017B4">
                              <w:rPr>
                                <w:rFonts w:cs="Arial"/>
                                <w:iCs/>
                                <w:sz w:val="16"/>
                                <w:szCs w:val="16"/>
                              </w:rPr>
                              <w:t>TOUCH_OFF 2024-10-29 11:17:36.383804</w:t>
                            </w:r>
                          </w:p>
                        </w:tc>
                      </w:tr>
                    </w:tbl>
                    <w:p w14:paraId="38943F9D" w14:textId="77777777" w:rsidR="008E7BC7" w:rsidRPr="00A017B4" w:rsidRDefault="008E7BC7" w:rsidP="008E7BC7"/>
                  </w:txbxContent>
                </v:textbox>
                <w10:wrap type="topAndBottom" anchorx="margin"/>
              </v:shape>
            </w:pict>
          </mc:Fallback>
        </mc:AlternateContent>
      </w:r>
      <w:r w:rsidRPr="00A017B4">
        <w:rPr>
          <w:noProof/>
        </w:rPr>
        <mc:AlternateContent>
          <mc:Choice Requires="wps">
            <w:drawing>
              <wp:anchor distT="0" distB="0" distL="114300" distR="114300" simplePos="0" relativeHeight="251634688" behindDoc="0" locked="0" layoutInCell="1" allowOverlap="1" wp14:anchorId="14E195EA" wp14:editId="675447E1">
                <wp:simplePos x="0" y="0"/>
                <wp:positionH relativeFrom="margin">
                  <wp:posOffset>-121920</wp:posOffset>
                </wp:positionH>
                <wp:positionV relativeFrom="paragraph">
                  <wp:posOffset>-2458644</wp:posOffset>
                </wp:positionV>
                <wp:extent cx="3322320" cy="4922520"/>
                <wp:effectExtent l="0" t="0" r="0" b="0"/>
                <wp:wrapTopAndBottom/>
                <wp:docPr id="37" name="Text Box 37"/>
                <wp:cNvGraphicFramePr/>
                <a:graphic xmlns:a="http://schemas.openxmlformats.org/drawingml/2006/main">
                  <a:graphicData uri="http://schemas.microsoft.com/office/word/2010/wordprocessingShape">
                    <wps:wsp>
                      <wps:cNvSpPr txBox="1"/>
                      <wps:spPr>
                        <a:xfrm>
                          <a:off x="0" y="0"/>
                          <a:ext cx="3322320" cy="4922520"/>
                        </a:xfrm>
                        <a:prstGeom prst="rect">
                          <a:avLst/>
                        </a:prstGeom>
                        <a:solidFill>
                          <a:schemeClr val="lt1"/>
                        </a:solidFill>
                        <a:ln w="6350">
                          <a:noFill/>
                        </a:ln>
                      </wps:spPr>
                      <wps:txbx>
                        <w:txbxContent>
                          <w:p w14:paraId="0CB7C2C1" w14:textId="77777777" w:rsidR="003E5817" w:rsidRPr="00A017B4" w:rsidRDefault="003E5817" w:rsidP="003E5817">
                            <w:pPr>
                              <w:jc w:val="center"/>
                              <w:rPr>
                                <w:noProof/>
                              </w:rPr>
                            </w:pPr>
                            <w:r w:rsidRPr="00A017B4">
                              <w:rPr>
                                <w:noProof/>
                              </w:rPr>
                              <w:drawing>
                                <wp:inline distT="0" distB="0" distL="0" distR="0" wp14:anchorId="538DEB89" wp14:editId="0691C1BC">
                                  <wp:extent cx="1841344" cy="572355"/>
                                  <wp:effectExtent l="5715"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99497" name="Picture 44"/>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1889375" cy="587285"/>
                                          </a:xfrm>
                                          <a:prstGeom prst="rect">
                                            <a:avLst/>
                                          </a:prstGeom>
                                          <a:noFill/>
                                        </pic:spPr>
                                      </pic:pic>
                                    </a:graphicData>
                                  </a:graphic>
                                </wp:inline>
                              </w:drawing>
                            </w:r>
                            <w:r w:rsidRPr="00A017B4">
                              <w:rPr>
                                <w:noProof/>
                              </w:rPr>
                              <w:drawing>
                                <wp:inline distT="0" distB="0" distL="0" distR="0" wp14:anchorId="20C21068" wp14:editId="4FFC27B8">
                                  <wp:extent cx="1099031" cy="1753441"/>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0246" cy="1771334"/>
                                          </a:xfrm>
                                          <a:prstGeom prst="rect">
                                            <a:avLst/>
                                          </a:prstGeom>
                                          <a:noFill/>
                                          <a:ln>
                                            <a:noFill/>
                                          </a:ln>
                                        </pic:spPr>
                                      </pic:pic>
                                    </a:graphicData>
                                  </a:graphic>
                                </wp:inline>
                              </w:drawing>
                            </w:r>
                            <w:r w:rsidRPr="00A017B4">
                              <w:rPr>
                                <w:noProof/>
                              </w:rPr>
                              <w:drawing>
                                <wp:inline distT="0" distB="0" distL="0" distR="0" wp14:anchorId="178C91B1" wp14:editId="06BDF099">
                                  <wp:extent cx="1255021" cy="2213573"/>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65194" cy="2231516"/>
                                          </a:xfrm>
                                          <a:prstGeom prst="rect">
                                            <a:avLst/>
                                          </a:prstGeom>
                                        </pic:spPr>
                                      </pic:pic>
                                    </a:graphicData>
                                  </a:graphic>
                                </wp:inline>
                              </w:drawing>
                            </w:r>
                          </w:p>
                          <w:p w14:paraId="00B72F2C" w14:textId="77777777" w:rsidR="003E5817" w:rsidRPr="00A017B4" w:rsidRDefault="003E5817" w:rsidP="003E5817">
                            <w:pPr>
                              <w:pStyle w:val="ListParagraph"/>
                              <w:numPr>
                                <w:ilvl w:val="0"/>
                                <w:numId w:val="15"/>
                              </w:numPr>
                              <w:rPr>
                                <w:noProof/>
                              </w:rPr>
                            </w:pPr>
                            <w:r w:rsidRPr="00A017B4">
                              <w:rPr>
                                <w:noProof/>
                              </w:rPr>
                              <w:t xml:space="preserve">                b)                                      c)</w:t>
                            </w:r>
                          </w:p>
                          <w:p w14:paraId="0E996249" w14:textId="77777777" w:rsidR="003E5817" w:rsidRPr="00A017B4" w:rsidRDefault="003E5817" w:rsidP="003E5817"/>
                          <w:p w14:paraId="2D5C3FF2" w14:textId="77777777" w:rsidR="003E5817" w:rsidRPr="00A017B4" w:rsidRDefault="003E5817" w:rsidP="003E5817">
                            <w:pPr>
                              <w:pStyle w:val="Caption"/>
                              <w:ind w:hanging="270"/>
                              <w:jc w:val="center"/>
                              <w:rPr>
                                <w:b w:val="0"/>
                                <w:bCs w:val="0"/>
                                <w:sz w:val="18"/>
                                <w:szCs w:val="18"/>
                              </w:rPr>
                            </w:pPr>
                            <w:r w:rsidRPr="00A017B4">
                              <w:rPr>
                                <w:b w:val="0"/>
                                <w:bCs w:val="0"/>
                                <w:sz w:val="18"/>
                                <w:szCs w:val="18"/>
                              </w:rPr>
                              <w:t>Fig.  6. a) FRIENDS with thermistor cable connected; b) sensitivity zones mapped on Geek Bar Pulse 7500/15000 ;c) installed.</w:t>
                            </w:r>
                          </w:p>
                          <w:p w14:paraId="470DF973" w14:textId="77777777" w:rsidR="003E5817" w:rsidRPr="00A017B4" w:rsidRDefault="003E5817" w:rsidP="003E5817">
                            <w:pPr>
                              <w:pStyle w:val="NormalWeb"/>
                              <w:rPr>
                                <w:sz w:val="18"/>
                                <w:szCs w:val="18"/>
                              </w:rPr>
                            </w:pPr>
                            <w:r w:rsidRPr="00A017B4">
                              <w:rPr>
                                <w:noProof/>
                              </w:rPr>
                              <w:drawing>
                                <wp:inline distT="0" distB="0" distL="0" distR="0" wp14:anchorId="3FC3C106" wp14:editId="1DB26BDE">
                                  <wp:extent cx="3108960" cy="16797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9141" cy="1685255"/>
                                          </a:xfrm>
                                          <a:prstGeom prst="rect">
                                            <a:avLst/>
                                          </a:prstGeom>
                                          <a:noFill/>
                                          <a:ln>
                                            <a:noFill/>
                                          </a:ln>
                                        </pic:spPr>
                                      </pic:pic>
                                    </a:graphicData>
                                  </a:graphic>
                                </wp:inline>
                              </w:drawing>
                            </w:r>
                            <w:r w:rsidRPr="00A017B4">
                              <w:rPr>
                                <w:sz w:val="18"/>
                                <w:szCs w:val="18"/>
                              </w:rPr>
                              <w:t>Fig. 7. Example of FRIENDS data visualized by the GUI.</w:t>
                            </w:r>
                          </w:p>
                          <w:p w14:paraId="7E277A64" w14:textId="77777777" w:rsidR="003E5817" w:rsidRPr="00A017B4" w:rsidRDefault="003E5817" w:rsidP="003E58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E195EA" id="Text Box 37" o:spid="_x0000_s1031" type="#_x0000_t202" style="position:absolute;left:0;text-align:left;margin-left:-9.6pt;margin-top:-193.6pt;width:261.6pt;height:387.6pt;z-index:2516346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" fillcolor="white [3201]" stroked="f" strokeweight=".5pt">
                <v:textbox>
                  <w:txbxContent>
                    <w:p w14:paraId="0CB7C2C1" w14:textId="77777777" w:rsidR="003E5817" w:rsidRPr="00A017B4" w:rsidRDefault="003E5817" w:rsidP="003E5817">
                      <w:pPr>
                        <w:jc w:val="center"/>
                        <w:rPr>
                          <w:noProof/>
                        </w:rPr>
                      </w:pPr>
                      <w:r w:rsidRPr="00A017B4">
                        <w:rPr>
                          <w:noProof/>
                        </w:rPr>
                        <w:drawing>
                          <wp:inline distT="0" distB="0" distL="0" distR="0" wp14:anchorId="538DEB89" wp14:editId="0691C1BC">
                            <wp:extent cx="1841344" cy="572355"/>
                            <wp:effectExtent l="5715"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99497" name="Picture 44"/>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1889375" cy="587285"/>
                                    </a:xfrm>
                                    <a:prstGeom prst="rect">
                                      <a:avLst/>
                                    </a:prstGeom>
                                    <a:noFill/>
                                  </pic:spPr>
                                </pic:pic>
                              </a:graphicData>
                            </a:graphic>
                          </wp:inline>
                        </w:drawing>
                      </w:r>
                      <w:r w:rsidRPr="00A017B4">
                        <w:rPr>
                          <w:noProof/>
                        </w:rPr>
                        <w:drawing>
                          <wp:inline distT="0" distB="0" distL="0" distR="0" wp14:anchorId="20C21068" wp14:editId="4FFC27B8">
                            <wp:extent cx="1099031" cy="1753441"/>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0246" cy="1771334"/>
                                    </a:xfrm>
                                    <a:prstGeom prst="rect">
                                      <a:avLst/>
                                    </a:prstGeom>
                                    <a:noFill/>
                                    <a:ln>
                                      <a:noFill/>
                                    </a:ln>
                                  </pic:spPr>
                                </pic:pic>
                              </a:graphicData>
                            </a:graphic>
                          </wp:inline>
                        </w:drawing>
                      </w:r>
                      <w:r w:rsidRPr="00A017B4">
                        <w:rPr>
                          <w:noProof/>
                        </w:rPr>
                        <w:drawing>
                          <wp:inline distT="0" distB="0" distL="0" distR="0" wp14:anchorId="178C91B1" wp14:editId="06BDF099">
                            <wp:extent cx="1255021" cy="2213573"/>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65194" cy="2231516"/>
                                    </a:xfrm>
                                    <a:prstGeom prst="rect">
                                      <a:avLst/>
                                    </a:prstGeom>
                                  </pic:spPr>
                                </pic:pic>
                              </a:graphicData>
                            </a:graphic>
                          </wp:inline>
                        </w:drawing>
                      </w:r>
                    </w:p>
                    <w:p w14:paraId="00B72F2C" w14:textId="77777777" w:rsidR="003E5817" w:rsidRPr="00A017B4" w:rsidRDefault="003E5817" w:rsidP="003E5817">
                      <w:pPr>
                        <w:pStyle w:val="ListParagraph"/>
                        <w:numPr>
                          <w:ilvl w:val="0"/>
                          <w:numId w:val="15"/>
                        </w:numPr>
                        <w:rPr>
                          <w:noProof/>
                        </w:rPr>
                      </w:pPr>
                      <w:r w:rsidRPr="00A017B4">
                        <w:rPr>
                          <w:noProof/>
                        </w:rPr>
                        <w:t xml:space="preserve">                b)                                      c)</w:t>
                      </w:r>
                    </w:p>
                    <w:p w14:paraId="0E996249" w14:textId="77777777" w:rsidR="003E5817" w:rsidRPr="00A017B4" w:rsidRDefault="003E5817" w:rsidP="003E5817"/>
                    <w:p w14:paraId="2D5C3FF2" w14:textId="77777777" w:rsidR="003E5817" w:rsidRPr="00A017B4" w:rsidRDefault="003E5817" w:rsidP="003E5817">
                      <w:pPr>
                        <w:pStyle w:val="Caption"/>
                        <w:ind w:hanging="270"/>
                        <w:jc w:val="center"/>
                        <w:rPr>
                          <w:b w:val="0"/>
                          <w:bCs w:val="0"/>
                          <w:sz w:val="18"/>
                          <w:szCs w:val="18"/>
                        </w:rPr>
                      </w:pPr>
                      <w:r w:rsidRPr="00A017B4">
                        <w:rPr>
                          <w:b w:val="0"/>
                          <w:bCs w:val="0"/>
                          <w:sz w:val="18"/>
                          <w:szCs w:val="18"/>
                        </w:rPr>
                        <w:t>Fig.  6. a) FRIENDS with thermistor cable connected; b) sensitivity zones mapped on Geek Bar Pulse 7500/15000 ;c) installed.</w:t>
                      </w:r>
                    </w:p>
                    <w:p w14:paraId="470DF973" w14:textId="77777777" w:rsidR="003E5817" w:rsidRPr="00A017B4" w:rsidRDefault="003E5817" w:rsidP="003E5817">
                      <w:pPr>
                        <w:pStyle w:val="NormalWeb"/>
                        <w:rPr>
                          <w:sz w:val="18"/>
                          <w:szCs w:val="18"/>
                        </w:rPr>
                      </w:pPr>
                      <w:r w:rsidRPr="00A017B4">
                        <w:rPr>
                          <w:noProof/>
                        </w:rPr>
                        <w:drawing>
                          <wp:inline distT="0" distB="0" distL="0" distR="0" wp14:anchorId="3FC3C106" wp14:editId="1DB26BDE">
                            <wp:extent cx="3108960" cy="16797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9141" cy="1685255"/>
                                    </a:xfrm>
                                    <a:prstGeom prst="rect">
                                      <a:avLst/>
                                    </a:prstGeom>
                                    <a:noFill/>
                                    <a:ln>
                                      <a:noFill/>
                                    </a:ln>
                                  </pic:spPr>
                                </pic:pic>
                              </a:graphicData>
                            </a:graphic>
                          </wp:inline>
                        </w:drawing>
                      </w:r>
                      <w:r w:rsidRPr="00A017B4">
                        <w:rPr>
                          <w:sz w:val="18"/>
                          <w:szCs w:val="18"/>
                        </w:rPr>
                        <w:t>Fig. 7. Example of FRIENDS data visualized by the GUI.</w:t>
                      </w:r>
                    </w:p>
                    <w:p w14:paraId="7E277A64" w14:textId="77777777" w:rsidR="003E5817" w:rsidRPr="00A017B4" w:rsidRDefault="003E5817" w:rsidP="003E5817"/>
                  </w:txbxContent>
                </v:textbox>
                <w10:wrap type="topAndBottom" anchorx="margin"/>
              </v:shape>
            </w:pict>
          </mc:Fallback>
        </mc:AlternateContent>
      </w:r>
      <w:r w:rsidRPr="00A017B4">
        <w:t xml:space="preserve">For ENDS that have consistent PWM modulation of the atomizer current over the life of the ENDS, only the inductive pickup sensor events (PUFF_ON/PUFF_OFF) are used, as characterized in the FRIENDS library </w:t>
      </w:r>
      <w:r w:rsidRPr="00A017B4">
        <w:fldChar w:fldCharType="begin"/>
      </w:r>
      <w:r w:rsidRPr="00A017B4">
        <w:instrText xml:space="preserve"> ADDIN ZOTERO_ITEM CSL_CITATION {"citationID":"lfZ7Fudy","properties":{"formattedCitation":"[30]","plainCitation":"[30]","noteIndex":0},"citationItems":[{"id":10430,"uris":["http://zotero.org/groups/40885/items/64EVM6HQ"],"itemData":{"id":10430,"type":"webpage","title":"Computer Laboratory of Ambient and Wearable Systems - FRIENDS vape library","URL":"https://claws.eng.ua.edu/research-projects/44-friends/299-friends-vape-library","accessed":{"date-parts":[["2025",12,9]]}}}],"schema":"https://github.com/citation-style-language/schema/raw/master/csl-citation.json"} </w:instrText>
      </w:r>
      <w:r w:rsidRPr="00A017B4">
        <w:fldChar w:fldCharType="separate"/>
      </w:r>
      <w:r w:rsidRPr="00A017B4">
        <w:t>[30]</w:t>
      </w:r>
      <w:r w:rsidRPr="00A017B4">
        <w:fldChar w:fldCharType="end"/>
      </w:r>
      <w:r w:rsidRPr="00A017B4">
        <w:t xml:space="preserve">. After extracting these events from flash memory, the GUI calculates atomizer </w:t>
      </w:r>
      <w:r w:rsidRPr="00A017B4">
        <w:lastRenderedPageBreak/>
        <w:t xml:space="preserve">activation duration by finding the difference in puff start and end times. To reduce false positive detections caused by electromagnetic noise, puffs with durations shorter than a predefined threshold (e.g., 400 ms, as determined further) are discarded. </w:t>
      </w:r>
    </w:p>
    <w:p w14:paraId="12200A3C" w14:textId="78120DB7" w:rsidR="00AD758C" w:rsidRPr="00A017B4" w:rsidRDefault="00AD758C" w:rsidP="00D151E5">
      <w:pPr>
        <w:pStyle w:val="PARAIndent"/>
      </w:pPr>
      <w:r w:rsidRPr="00A017B4">
        <w:t xml:space="preserve">For ENDS models that do not produce a strong or consistent PWM signal, the inductive sensor alone may not provide sufficiently accurate readings because the inductive pickup detects only the current changes at the beginning and end of each puff, which are not typically distinguishable from electromagnetic noise. For such devices, thermistor readings can be used to improve puff-detection accuracy. The thermistor values are recorded at the start and end of each puff event. If the temperature at the end of a puff is 2 ADC units higher than at the beginning, the puff is considered a true positive and retained for further processing; otherwise, it is discarded. </w:t>
      </w:r>
    </w:p>
    <w:p w14:paraId="7235597D" w14:textId="16163567" w:rsidR="00AD758C" w:rsidRPr="00A017B4" w:rsidRDefault="00AD758C" w:rsidP="00AD758C">
      <w:pPr>
        <w:pStyle w:val="PARAIndent"/>
        <w:rPr>
          <w:noProof/>
        </w:rPr>
      </w:pPr>
      <w:r w:rsidRPr="00A017B4">
        <w:t xml:space="preserve">The thermistor is also used for “puff stitching” in situations where multiple consecutive puffs are detected. The temperature at the end of puff n is evaluated against the starting temperature of the subsequent puff n + 1. If the starting temperature of puff n + 1 is higher than the ending temperature of puff n, the two puffs are concatenated. After concatenation, any puff shorter than a predefined duration is further evaluated to determine whether its temperature change exceeds a minimum rise. Puffs not demonstrating a temperature change are discarded. A detailed description of this algorithm is provided in </w:t>
      </w:r>
      <w:r w:rsidRPr="00A017B4">
        <w:fldChar w:fldCharType="begin"/>
      </w:r>
      <w:r w:rsidRPr="00A017B4">
        <w:instrText xml:space="preserve"> ADDIN ZOTERO_ITEM CSL_CITATION {"citationID":"t7r2ReTG","properties":{"unsorted":false,"formattedCitation":"[28]","plainCitation":"[28]","noteIndex":0},"citationItems":[{"id":10541,"uris":["http://zotero.org/users/45968/items/D32PKZLF"],"itemData":{"id":10541,"type":"article-journal","abstract":"Understanding puffing topography (PT), which includes puff duration, intra-puff interval, and puff count per session, is critical for evaluating Electronic Nicotine Delivery Systems (ENDS) use, toxicant exposure, and informing regulatory decisions. We developed FRIENDS (Flexible Robust Instrumentation of ENDS), an open-source device that can be attached to ENDS and records puffing and touching events. This paper introduces the FRIENDS graphical user interface (GUI) that improves accessibility and interpretability of data collected by FRIENDS. The GUI is a Python-based open-source tool that extracts, decodes, and visualizes 24-hour puffing data from the FRIENDS device. Validation using 24-hour experimental data confirmed accurate timestamp conversion, reliable event decoding, and effective behavioral visualization. The software is freely available on GitHub for public use.","container-title":"Journal of Open Research Software","DOI":"10.5334/jors.613","ISSN":"2049-9647","issue":"1","language":"en","source":"openresearchsoftware.metajnl.com","title":"FRIENDS GUI: A Graphical User Interface for Data Collection and Visualization of Vaping Behavior from a Passive Vaping Monitor","title-short":"FRIENDS GUI","URL":"https://openresearchsoftware.metajnl.com/articles/10.5334/jors.613","volume":"14","author":[{"family":"Pranto","given":"Shehan Irteza"},{"family":"Fassler","given":"Brett"},{"family":"Islam","given":"Md Rafi"},{"family":"Schenkel","given":"Ashley"},{"family":"Hawk","given":"Larry W."},{"family":"Sazonov","given":"Edward"}],"accessed":{"date-parts":[["2026",4,14]]},"issued":{"date-parts":[["2026",4,7]]}}}],"schema":"https://github.com/citation-style-language/schema/raw/master/csl-citation.json"} </w:instrText>
      </w:r>
      <w:r w:rsidRPr="00A017B4">
        <w:fldChar w:fldCharType="separate"/>
      </w:r>
      <w:r w:rsidRPr="00A017B4">
        <w:t>[28]</w:t>
      </w:r>
      <w:r w:rsidRPr="00A017B4">
        <w:fldChar w:fldCharType="end"/>
      </w:r>
      <w:r w:rsidRPr="00A017B4">
        <w:t>.</w:t>
      </w:r>
      <w:r w:rsidRPr="00A017B4">
        <w:rPr>
          <w:noProof/>
        </w:rPr>
        <w:t xml:space="preserve"> </w:t>
      </w:r>
    </w:p>
    <w:p w14:paraId="28953228" w14:textId="7712B25E" w:rsidR="00AD758C" w:rsidRPr="00A017B4" w:rsidRDefault="00D264F7" w:rsidP="00707D8B">
      <w:pPr>
        <w:pStyle w:val="Heading2"/>
        <w:numPr>
          <w:ilvl w:val="0"/>
          <w:numId w:val="0"/>
        </w:numPr>
      </w:pPr>
      <w:r w:rsidRPr="00A017B4">
        <w:t>D. Vape Library and Initial Testing of Detectability</w:t>
      </w:r>
    </w:p>
    <w:p w14:paraId="1275BCCA" w14:textId="32E0F69F" w:rsidR="00707D8B" w:rsidRPr="00A017B4" w:rsidRDefault="00707D8B" w:rsidP="00707D8B">
      <w:pPr>
        <w:pStyle w:val="PARAIndent"/>
      </w:pPr>
      <w:bookmarkStart w:id="175" w:name="_Hlk227068605"/>
      <w:r w:rsidRPr="00A017B4">
        <w:t xml:space="preserve">To systematically evaluate detectability and deployment compatibility of FRIENDS across the heterogeneous ENDS landscape, we established the open-source FRIENDS Vape Library </w:t>
      </w:r>
      <w:r w:rsidRPr="00A017B4">
        <w:fldChar w:fldCharType="begin"/>
      </w:r>
      <w:r w:rsidRPr="00A017B4">
        <w:instrText xml:space="preserve"> ADDIN ZOTERO_ITEM CSL_CITATION {"citationID":"yqV00Ilu","properties":{"unsorted":false,"formattedCitation":"[30]","plainCitation":"[30]","noteIndex":0},"citationItems":[{"id":10430,"uris":["http://zotero.org/groups/40885/items/64EVM6HQ"],"itemData":{"id":10430,"type":"webpage","title":"Computer Laboratory of Ambient and Wearable Systems - FRIENDS vape library","URL":"https://claws.eng.ua.edu/research-projects/44-friends/299-friends-vape-library","accessed":{"date-parts":[["2025",12,9]]}}}],"schema":"https://github.com/citation-style-language/schema/raw/master/csl-citation.json"} </w:instrText>
      </w:r>
      <w:r w:rsidRPr="00A017B4">
        <w:fldChar w:fldCharType="separate"/>
      </w:r>
      <w:r w:rsidRPr="00A017B4">
        <w:t>[30]</w:t>
      </w:r>
      <w:r w:rsidRPr="00A017B4">
        <w:fldChar w:fldCharType="end"/>
      </w:r>
      <w:r w:rsidRPr="00A017B4">
        <w:t xml:space="preserve">. The library is a continuously maintained database of ENDS devices that have been tested for detectability by the FRIENDS device. At the time of writing, the library contains data for over 90 ENDS devices spanning disposable closed-system ENDS (e.g., Breeze Pro, Hyde Edge), rechargeable closed-system devices (e.g., Elf Bar, Geek Bar, Lost Mary), pod systems (e.g., JUUL, NJOY ACE), and pod-mod/refillable systems (e.g., SMOK Nord). These devices vary in atomizer drive architecture (PWM-modulated vs. simple on/off switching), form factor, battery capacity, and e-liquid volume, collectively representing the major categories of commercially available ENDS. </w:t>
      </w:r>
    </w:p>
    <w:p w14:paraId="49D85963" w14:textId="2F7E4DFA" w:rsidR="00707D8B" w:rsidRPr="00A017B4" w:rsidRDefault="00707D8B" w:rsidP="00707D8B">
      <w:pPr>
        <w:pStyle w:val="PARAIndent"/>
      </w:pPr>
      <w:r w:rsidRPr="00A017B4">
        <w:t xml:space="preserve">For each device in the library, initial detectability testing follows a standardized SOP </w:t>
      </w:r>
      <w:r w:rsidRPr="00A017B4">
        <w:fldChar w:fldCharType="begin"/>
      </w:r>
      <w:r w:rsidRPr="00A017B4">
        <w:instrText xml:space="preserve"> ADDIN ZOTERO_ITEM CSL_CITATION {"citationID":"0kAMwxah","properties":{"unsorted":false,"formattedCitation":"[31]","plainCitation":"[31]","noteIndex":0},"citationItems":[{"id":10539,"uris":["http://zotero.org/users/45968/items/Y3JG7BAE"],"itemData":{"id":10539,"type":"webpage","title":"Computer Laboratory of Ambient and Wearable Systems - FRIENDS v1 TESTING SOP","URL":"https://claws.eng.ua.edu/research-projects/44-friends/300-friends-v1-testing-sop","accessed":{"date-parts":[["2026",4,13]]}}}],"schema":"https://github.com/citation-style-language/schema/raw/master/csl-citation.json"} </w:instrText>
      </w:r>
      <w:r w:rsidRPr="00A017B4">
        <w:fldChar w:fldCharType="separate"/>
      </w:r>
      <w:r w:rsidRPr="00A017B4">
        <w:t>[31]</w:t>
      </w:r>
      <w:r w:rsidRPr="00A017B4">
        <w:fldChar w:fldCharType="end"/>
      </w:r>
      <w:r w:rsidRPr="00A017B4">
        <w:t xml:space="preserve"> using the VM-FRIENDS electromechanical vaping machine </w:t>
      </w:r>
      <w:r w:rsidRPr="00A017B4">
        <w:fldChar w:fldCharType="begin"/>
      </w:r>
      <w:r w:rsidRPr="00A017B4">
        <w:instrText xml:space="preserve"> ADDIN ZOTERO_ITEM CSL_CITATION {"citationID":"ZWvjAjs4","properties":{"unsorted":false,"formattedCitation":"[32]","plainCitation":"[32]","noteIndex":0},"citationItems":[{"id":10311,"uris":["http://zotero.org/users/45968/items/66HM83NH"],"itemData":{"id":10311,"type":"paper-conference","abstract":"Electronic Nicotine Delivery Systems (ENDS, vapes, or e-cigarettes) are becoming increasingly popular, gradually replacing traditional cigarettes as a public health concern. ENDS use an electrically heated atomizer to produce an aerosol inhaled by the user. To study vaping patterns of users in real-life settings, we designed Flexible Robust Instrumentation for Electronic Nicotine Delivery System (FRIENDS), an electronic sensor that attaches to the body of an ENDS and monitors the vaping by detecting the changes in a near-field electromagnetic field. This paper describes an electromechanical Vaping Machine for laboratory testing of FRIENDS sensors (VM-FRIENDS) that can produce programmable vaping patterns, providing control of the number of puffs, puff duration, puff flow rate, and inter-puff interval, thus allowing flexible, human-like puffing for experimentation on ENDS devices. The vaping machine was validated in laboratory experiments. In the timing validation, VM-FRIENDS achieved an average error of 1.1% with a standard deviation of 0.5%. For the puff volume validation, an average percentage error of 4.34% was found. The hardware and software of VM-FRIENDS design are publicly available and may be used by other researchers in the field.","container-title":"2025 International Conference on Machine Intelligence and Smart Innovation (ICMISI)","DOI":"10.1109/ICMISI65108.2025.11115183","event-title":"2025 International Conference on Machine Intelligence and Smart Innovation (ICMISI)","page":"231-235","source":"IEEE Xplore","title":"Open - Source Low-Cost Vaping Machine for Laboratory Testing of Electronic Nicotine Delivery Systems","URL":"https://ieeexplore.ieee.org/document/11115183","author":[{"family":"Fassler","given":"Brett"},{"family":"Hawk","given":"Larry"},{"family":"Goniewicz","given":"Maciej"},{"family":"Sazonov","given":"Edward"}],"accessed":{"date-parts":[["2025",10,31]]},"issued":{"date-parts":[["2025",5]]}}}],"schema":"https://github.com/citation-style-language/schema/raw/master/csl-citation.json"} </w:instrText>
      </w:r>
      <w:r w:rsidRPr="00A017B4">
        <w:fldChar w:fldCharType="separate"/>
      </w:r>
      <w:r w:rsidRPr="00A017B4">
        <w:t>[32]</w:t>
      </w:r>
      <w:r w:rsidRPr="00A017B4">
        <w:fldChar w:fldCharType="end"/>
      </w:r>
      <w:r w:rsidRPr="00A017B4">
        <w:t xml:space="preserve">. VM-FRIENDS is an open-source, low-cost system that delivers programmable puff sequences with precise control over puff volume, duration, flow rate, and inter-puff duration using a linear actuator driving a syringe as a lung analogue. To identify the detection sensitivity zone for each ENDS device, an 8 mm grid printed on transparency paper is wrapped around all accessible surfaces of the ENDS body. Vaping is simulated using the VM-FRIENDS machine, the FRIENDS device is systematically scanned across each grid position; positions where the FRIENDS LED indicator illuminates reliably are marked, producing a spatial sensitivity map. The FRIENDS </w:t>
      </w:r>
      <w:r w:rsidRPr="00A017B4">
        <w:t xml:space="preserve">device is normally placed in the middle of sensitivity zone. </w:t>
      </w:r>
    </w:p>
    <w:p w14:paraId="0BEA1A29" w14:textId="55C4C97C" w:rsidR="00707D8B" w:rsidRPr="00A017B4" w:rsidRDefault="00707D8B" w:rsidP="00707D8B">
      <w:pPr>
        <w:pStyle w:val="PARAIndent"/>
      </w:pPr>
      <w:r w:rsidRPr="00A017B4">
        <w:t xml:space="preserve">Of the 90+ devices tested for initial detectability, 79 were detectable using the inductive pickup and 13 were not detectable by the current FRIENDS hardware. A subset of </w:t>
      </w:r>
      <w:ins w:id="176" w:author="Md Rafi Islam" w:date="2026-08-12T11:56:00Z" w16du:dateUtc="2026-08-12T16:56:00Z">
        <w:r w:rsidR="0082403D">
          <w:t>30</w:t>
        </w:r>
      </w:ins>
      <w:del w:id="177" w:author="Md Rafi Islam" w:date="2026-08-12T11:56:00Z" w16du:dateUtc="2026-08-12T16:56:00Z">
        <w:r w:rsidRPr="00A017B4" w:rsidDel="0082403D">
          <w:delText>28</w:delText>
        </w:r>
      </w:del>
      <w:r w:rsidRPr="00A017B4">
        <w:t xml:space="preserve"> detectable devices that were available as brand-new in original packaging was used for lifecycle testing.  </w:t>
      </w:r>
    </w:p>
    <w:p w14:paraId="1AA7BA24" w14:textId="77777777" w:rsidR="00D014DB" w:rsidRPr="00A017B4" w:rsidRDefault="00000000" w:rsidP="00A56C65">
      <w:pPr>
        <w:pStyle w:val="BodyText"/>
        <w:jc w:val="both"/>
        <w:rPr>
          <w:ins w:id="178" w:author="Reviewer-Response Edit" w:date="2026-08-04T00:00:00Z"/>
        </w:rPr>
      </w:pPr>
      <w:ins w:id="179" w:author="Reviewer-Response Edit" w:date="2026-08-04T00:00:00Z">
        <w:r w:rsidRPr="00A017B4">
          <w:t>FRIENDS is therefore a broadly adaptable platform that requires model-specific compatibility assessment and placement rather than a device-independent monitor. The deployment workflow used throughout this work is: (1) check the FRIENDS compatibility library for the ENDS model; (2) if the model is absent, map its sensitivity zone with the 8 mm grid procedure described above; (3) attach FRIENDS at the centroid of the sensitivity zone in the documented orientation; (4) add the in-mouthpiece thermistor only for models that require thermistor-assisted detection; (5) run a 10-puff confirmation test (3 s puffs, 10 s inter-puff interval); and (6) if confirmation fails, repeat the placement mapping and verify ENDS operation, and classify the model as incompatible if reliable detection cannot be established. Absolute tolerance to displacement and orientation change was not quantified; reliable detection was confined to the model-specific zones identified by this procedure.</w:t>
        </w:r>
      </w:ins>
    </w:p>
    <w:bookmarkEnd w:id="175"/>
    <w:p w14:paraId="2F91EC0A" w14:textId="3A833278" w:rsidR="00D264F7" w:rsidRPr="00A017B4" w:rsidRDefault="00D264F7" w:rsidP="00D264F7">
      <w:pPr>
        <w:pStyle w:val="Heading2"/>
        <w:numPr>
          <w:ilvl w:val="0"/>
          <w:numId w:val="0"/>
        </w:numPr>
      </w:pPr>
      <w:r w:rsidRPr="00A017B4">
        <w:t>E. Bench Lifecycle Testing</w:t>
      </w:r>
    </w:p>
    <w:p w14:paraId="252E6CF9" w14:textId="1A3C4631" w:rsidR="00D264F7" w:rsidRPr="00A017B4" w:rsidRDefault="00D264F7" w:rsidP="00D264F7">
      <w:pPr>
        <w:pStyle w:val="PARAIndent"/>
      </w:pPr>
      <w:r w:rsidRPr="00A017B4">
        <w:t xml:space="preserve">To evaluate the accuracy of the FRIENDS device in detecting puff events across the full lifecycle of an ENDS, controlled bench tests were conducted on a subset of </w:t>
      </w:r>
      <w:del w:id="180" w:author="Md Rafi Islam" w:date="2026-08-12T11:56:00Z" w16du:dateUtc="2026-08-12T16:56:00Z">
        <w:r w:rsidRPr="00A017B4" w:rsidDel="0082403D">
          <w:delText>28</w:delText>
        </w:r>
      </w:del>
      <w:ins w:id="181" w:author="Md Rafi Islam" w:date="2026-08-12T11:56:00Z" w16du:dateUtc="2026-08-12T16:56:00Z">
        <w:r w:rsidR="0082403D">
          <w:t>30</w:t>
        </w:r>
      </w:ins>
      <w:r w:rsidRPr="00A017B4">
        <w:t xml:space="preserve"> devices spanning the major ENDS categories. The FRIENDS device was attached to an ENDS and a standardized puff sequence was delivered by VM-FRIENDS. The thermistor was used for testing unless it was found that it could not be installed onto an ENDS due to physical constraints (i.e., pod and pod-mod ENDS). Because puffing was actuated by the VM-FRIENDS machine, the touch sensor was not used in puff detection.</w:t>
      </w:r>
    </w:p>
    <w:p w14:paraId="01175597" w14:textId="77777777" w:rsidR="00D264F7" w:rsidRPr="00A017B4" w:rsidRDefault="00D264F7" w:rsidP="00D264F7">
      <w:pPr>
        <w:pStyle w:val="PARAIndent"/>
      </w:pPr>
      <w:r w:rsidRPr="00A017B4">
        <w:t xml:space="preserve"> </w:t>
      </w:r>
      <w:commentRangeStart w:id="182"/>
      <w:commentRangeStart w:id="183"/>
      <w:r w:rsidRPr="00A017B4">
        <w:t>A puffing session was performed as a sequence of eighty puffs</w:t>
      </w:r>
      <w:commentRangeEnd w:id="182"/>
      <w:r w:rsidRPr="00A017B4">
        <w:rPr>
          <w:rStyle w:val="CommentReference"/>
          <w:sz w:val="20"/>
          <w:szCs w:val="20"/>
        </w:rPr>
        <w:commentReference w:id="182"/>
      </w:r>
      <w:commentRangeEnd w:id="183"/>
      <w:r w:rsidR="003B768C" w:rsidRPr="00A017B4">
        <w:rPr>
          <w:rStyle w:val="CommentReference"/>
          <w:sz w:val="20"/>
          <w:szCs w:val="20"/>
        </w:rPr>
        <w:commentReference w:id="183"/>
      </w:r>
      <w:r w:rsidRPr="00A017B4">
        <w:t xml:space="preserve"> with a puff volume of 120 mL, puff duration of 3 s (a flow rate of 40 mL/s), and inter-puff duration of 18 s. Upon completion of each session, the ENDS device was detached from VM-FRIENDS, and the test data were stored. The ENDS device was recharged to full capacity when the battery level fell below 10% or when a low-battery indication was observed. If either condition occurred during a puffing session, the test was halted, data were recorded, and the device was recharged to full capacity. The puffing sessions were repeated until the ENDS could no longer complete a full 80-puff session due to insufficient e-liquid (defined as less than 5% remaining). This approach ensured that each test spanned the operational lifetime of the ENDS device. The number of expected puffs and puffs recorded by the FRIENDS device were recorded after each test. A detected puff was labeled a true positive (TP) if detection matched a puff recorded by VM-FRIENDS. It was labeled a false positive (FP) if no corresponding VM-FRIENDS puff was present. A false negative (FN) was defined as a puff recorded by VM-FRIENDS that was not detected by FRIENDS. Puff detection accuracy was evaluated using three complementary metrics computed across puffing sessions: mean relative error (RE) of </w:t>
      </w:r>
      <w:r w:rsidRPr="00A017B4">
        <w:lastRenderedPageBreak/>
        <w:t>puff count per session (the absolute relative difference between expected and detected puffs in each 80-puff session, averaged across all sessions), precision, and recall, each reported with 95% confidence intervals. The accuracy of atomizer activation duration measurement was evaluated as the mean RE between FRIENDS-measured and VM-FRIENDS-programmed durations, with 95% CI across sessions.</w:t>
      </w:r>
    </w:p>
    <w:p w14:paraId="125AF1B4" w14:textId="52BB5BFE" w:rsidR="00AD758C" w:rsidRPr="00A017B4" w:rsidRDefault="00D264F7" w:rsidP="00D264F7">
      <w:pPr>
        <w:widowControl w:val="0"/>
        <w:pBdr>
          <w:top w:val="nil"/>
          <w:left w:val="nil"/>
          <w:bottom w:val="nil"/>
          <w:right w:val="nil"/>
          <w:between w:val="nil"/>
        </w:pBdr>
        <w:spacing w:line="252" w:lineRule="auto"/>
        <w:ind w:firstLine="144"/>
        <w:jc w:val="both"/>
      </w:pPr>
      <w:r w:rsidRPr="00A017B4">
        <w:t xml:space="preserve"> </w:t>
      </w:r>
      <w:commentRangeStart w:id="184"/>
      <w:commentRangeStart w:id="185"/>
      <w:r w:rsidRPr="00A017B4">
        <w:t xml:space="preserve">Of the </w:t>
      </w:r>
      <w:del w:id="186" w:author="Edward Sazonov" w:date="2026-08-04T16:13:00Z" w16du:dateUtc="2026-08-04T21:13:00Z">
        <w:r w:rsidRPr="00A017B4" w:rsidDel="006616DB">
          <w:delText>28</w:delText>
        </w:r>
      </w:del>
      <w:ins w:id="187" w:author="Edward Sazonov" w:date="2026-08-04T16:13:00Z" w16du:dateUtc="2026-08-04T21:13:00Z">
        <w:r w:rsidR="006616DB">
          <w:t>30</w:t>
        </w:r>
      </w:ins>
      <w:r w:rsidRPr="00A017B4">
        <w:t xml:space="preserve"> devices selected for lifecycle testing, four lost detectability before completion and were excluded, leaving 2</w:t>
      </w:r>
      <w:del w:id="188" w:author="Edward Sazonov" w:date="2026-08-04T16:13:00Z" w16du:dateUtc="2026-08-04T21:13:00Z">
        <w:r w:rsidRPr="00A017B4" w:rsidDel="006616DB">
          <w:delText>4</w:delText>
        </w:r>
        <w:commentRangeEnd w:id="184"/>
        <w:r w:rsidDel="006616DB">
          <w:rPr>
            <w:rStyle w:val="CommentReference"/>
            <w:sz w:val="20"/>
            <w:szCs w:val="20"/>
          </w:rPr>
          <w:commentReference w:id="184"/>
        </w:r>
      </w:del>
      <w:commentRangeEnd w:id="185"/>
      <w:r w:rsidR="003B768C">
        <w:rPr>
          <w:rStyle w:val="CommentReference"/>
          <w:sz w:val="20"/>
          <w:szCs w:val="20"/>
        </w:rPr>
        <w:commentReference w:id="185"/>
      </w:r>
      <w:ins w:id="189" w:author="Edward Sazonov" w:date="2026-08-04T16:13:00Z" w16du:dateUtc="2026-08-04T21:13:00Z">
        <w:r w:rsidR="006616DB">
          <w:t>6</w:t>
        </w:r>
      </w:ins>
      <w:r w:rsidRPr="00A017B4">
        <w:t xml:space="preserve"> that </w:t>
      </w:r>
      <w:del w:id="190" w:author="Reviewer-Response Edit" w:date="2026-08-04T00:00:00Z">
        <w:r w:rsidRPr="00A017B4">
          <w:delText>remained detectable throughout their full operational lifetime (Table 2).</w:delText>
        </w:r>
      </w:del>
      <w:ins w:id="191" w:author="Reviewer-Response Edit" w:date="2026-08-04T00:00:00Z">
        <w:r w:rsidRPr="00A017B4">
          <w:t>remained detectable throughout their full operational lifetime (Table 3).</w:t>
        </w:r>
      </w:ins>
      <w:r w:rsidRPr="00A017B4">
        <w:t xml:space="preserve"> </w:t>
      </w:r>
      <w:commentRangeStart w:id="192"/>
      <w:commentRangeStart w:id="193"/>
      <w:r w:rsidRPr="00A017B4">
        <w:t>Of these, 17 required thermistor-assisted detection.</w:t>
      </w:r>
      <w:commentRangeEnd w:id="192"/>
      <w:r w:rsidRPr="00A017B4">
        <w:rPr>
          <w:rStyle w:val="CommentReference"/>
          <w:sz w:val="20"/>
          <w:szCs w:val="20"/>
        </w:rPr>
        <w:commentReference w:id="192"/>
      </w:r>
      <w:commentRangeEnd w:id="193"/>
      <w:r w:rsidR="003B768C" w:rsidRPr="00A017B4">
        <w:rPr>
          <w:rStyle w:val="CommentReference"/>
          <w:sz w:val="20"/>
          <w:szCs w:val="20"/>
        </w:rPr>
        <w:commentReference w:id="193"/>
      </w:r>
    </w:p>
    <w:p w14:paraId="3D657077" w14:textId="1A6273B7" w:rsidR="00470F0B" w:rsidRPr="00A017B4" w:rsidRDefault="00470F0B" w:rsidP="00470F0B">
      <w:pPr>
        <w:pStyle w:val="Heading2"/>
        <w:numPr>
          <w:ilvl w:val="0"/>
          <w:numId w:val="0"/>
        </w:numPr>
      </w:pPr>
      <w:r w:rsidRPr="00A017B4">
        <w:t xml:space="preserve">F. </w:t>
      </w:r>
      <w:del w:id="194" w:author="Reviewer-Response Edit" w:date="2026-08-04T00:00:00Z">
        <w:r w:rsidRPr="00A017B4">
          <w:delText>Hybrid Bench/Free-Living Testing</w:delText>
        </w:r>
      </w:del>
      <w:ins w:id="195" w:author="Reviewer-Response Edit" w:date="2026-08-04T00:00:00Z">
        <w:del w:id="196" w:author="Edward Sazonov" w:date="2026-08-04T13:36:00Z" w16du:dateUtc="2026-08-04T18:36:00Z">
          <w:r w:rsidRPr="00A017B4" w:rsidDel="00CE77CA">
            <w:delText xml:space="preserve">Hybrid Bench/Daily-Carry </w:delText>
          </w:r>
        </w:del>
      </w:ins>
      <w:ins w:id="197" w:author="Edward Sazonov" w:date="2026-08-04T14:30:00Z">
        <w:r w:rsidR="001B7B57" w:rsidRPr="00A017B4">
          <w:t>Hybrid Bench/Daily-Carry Robustness Testing</w:t>
        </w:r>
      </w:ins>
      <w:ins w:id="198" w:author="Reviewer-Response Edit" w:date="2026-08-04T00:00:00Z">
        <w:del w:id="199" w:author="Edward Sazonov" w:date="2026-08-04T14:30:00Z" w16du:dateUtc="2026-08-04T19:30:00Z">
          <w:r w:rsidRPr="00A017B4" w:rsidDel="001B7B57">
            <w:delText>Environmental</w:delText>
          </w:r>
        </w:del>
        <w:del w:id="200" w:author="Edward Sazonov" w:date="2026-08-04T13:36:00Z" w16du:dateUtc="2026-08-04T18:36:00Z">
          <w:r w:rsidRPr="00A017B4" w:rsidDel="00CE77CA">
            <w:delText>-</w:delText>
          </w:r>
        </w:del>
        <w:del w:id="201" w:author="Edward Sazonov" w:date="2026-08-04T13:37:00Z" w16du:dateUtc="2026-08-04T18:37:00Z">
          <w:r w:rsidRPr="00A017B4" w:rsidDel="00CE77CA">
            <w:delText xml:space="preserve">Robustness </w:delText>
          </w:r>
        </w:del>
        <w:del w:id="202" w:author="Edward Sazonov" w:date="2026-08-04T14:30:00Z" w16du:dateUtc="2026-08-04T19:30:00Z">
          <w:r w:rsidRPr="00A017B4" w:rsidDel="001B7B57">
            <w:delText>Testing</w:delText>
          </w:r>
        </w:del>
      </w:ins>
    </w:p>
    <w:p w14:paraId="49E3A52A" w14:textId="6D23EE88" w:rsidR="00470F0B" w:rsidRPr="00A017B4" w:rsidDel="001B7B57" w:rsidRDefault="001B7B57" w:rsidP="00470F0B">
      <w:pPr>
        <w:pStyle w:val="PARAIndent"/>
        <w:rPr>
          <w:del w:id="203" w:author="Edward Sazonov" w:date="2026-08-04T14:28:00Z" w16du:dateUtc="2026-08-04T19:28:00Z"/>
        </w:rPr>
      </w:pPr>
      <w:ins w:id="204" w:author="Edward Sazonov" w:date="2026-08-04T14:28:00Z" w16du:dateUtc="2026-08-04T19:28:00Z">
        <w:r w:rsidRPr="00A017B4">
          <w:t>While bench testing established detection accuracy under controlled conditions, deployment may expose FRIENDS to electromagnetic interference, body movement, changes in device orientation, and temperature variation. We therefore conducted a five-day hybrid bench/daily-carry environmental robustness study. All reference puffs were generated by VM-FRIENDS, while the instrumented ENDS were carried during routine daily activities between machine-actuated sessions. This design evaluated detection robustness under daily-carry conditions but did not assess unsupervised human vaping.</w:t>
        </w:r>
      </w:ins>
      <w:del w:id="205" w:author="Edward Sazonov" w:date="2026-08-04T14:28:00Z" w16du:dateUtc="2026-08-04T19:28:00Z">
        <w:r w:rsidR="00470F0B" w:rsidRPr="00A017B4" w:rsidDel="001B7B57">
          <w:delText>While bench testing established detection accuracy under controlled conditions, the real-world deployment exposes the FRIENDS device to environmental interference from consumer electronics, body movement, variable orientations, and temperature fluctuations over extended periods. To evaluate whether these factors degrade detection performance, a five-day hybrid bench/free-living validation study was conducted. The protocol used the VM-FRIENDS machine as a known puffing reference while subjecting the FRIENDS device to realistic daily-carry conditions, isolating the effect of the environment from variability in human vaping behavior.</w:delText>
        </w:r>
      </w:del>
      <w:ins w:id="206" w:author="Reviewer-Response Edit" w:date="2026-08-04T00:00:00Z">
        <w:del w:id="207" w:author="Edward Sazonov" w:date="2026-08-04T14:28:00Z" w16du:dateUtc="2026-08-04T19:28:00Z">
          <w:r w:rsidR="00470F0B" w:rsidRPr="00A017B4" w:rsidDel="001B7B57">
            <w:delText xml:space="preserve">a five-day hybrid bench/daily-carry study was conducted. </w:delText>
          </w:r>
        </w:del>
        <w:del w:id="208" w:author="Edward Sazonov" w:date="2026-08-04T13:38:00Z" w16du:dateUtc="2026-08-04T18:38:00Z">
          <w:r w:rsidR="00470F0B" w:rsidRPr="00A017B4" w:rsidDel="00CE77CA">
            <w:delText>A</w:delText>
          </w:r>
        </w:del>
        <w:del w:id="209" w:author="Edward Sazonov" w:date="2026-08-04T14:28:00Z" w16du:dateUtc="2026-08-04T19:28:00Z">
          <w:r w:rsidR="00470F0B" w:rsidRPr="00A017B4" w:rsidDel="001B7B57">
            <w:delText>ll reference puffs in this experiment were generated by the VM-FRIENDS machine</w:delText>
          </w:r>
        </w:del>
        <w:del w:id="210" w:author="Edward Sazonov" w:date="2026-08-04T13:37:00Z" w16du:dateUtc="2026-08-04T18:37:00Z">
          <w:r w:rsidR="00470F0B" w:rsidRPr="00A017B4" w:rsidDel="00CE77CA">
            <w:delText>; no human vaping occurred</w:delText>
          </w:r>
        </w:del>
        <w:del w:id="211" w:author="Edward Sazonov" w:date="2026-08-04T14:28:00Z" w16du:dateUtc="2026-08-04T19:28:00Z">
          <w:r w:rsidR="00470F0B" w:rsidRPr="00A017B4" w:rsidDel="001B7B57">
            <w:delText>. The instrumented ENDS were carried during routine daily activity between machine-actuated sessions. The experiment therefore characterizes susceptibility to environmental interference, movement, and orientation change during daily carry</w:delText>
          </w:r>
        </w:del>
        <w:del w:id="212" w:author="Edward Sazonov" w:date="2026-08-04T13:38:00Z" w16du:dateUtc="2026-08-04T18:38:00Z">
          <w:r w:rsidR="00470F0B" w:rsidRPr="00A017B4" w:rsidDel="00CE77CA">
            <w:delText>, and does not evaluate unsupervised human vaping behavior</w:delText>
          </w:r>
        </w:del>
        <w:del w:id="213" w:author="Edward Sazonov" w:date="2026-08-04T14:28:00Z" w16du:dateUtc="2026-08-04T19:28:00Z">
          <w:r w:rsidR="00470F0B" w:rsidRPr="00A017B4" w:rsidDel="001B7B57">
            <w:delText>.</w:delText>
          </w:r>
        </w:del>
      </w:ins>
    </w:p>
    <w:p w14:paraId="2D1958C5" w14:textId="77777777" w:rsidR="001B7B57" w:rsidRPr="00A017B4" w:rsidRDefault="001B7B57" w:rsidP="00470F0B">
      <w:pPr>
        <w:pStyle w:val="PARAIndent"/>
        <w:rPr>
          <w:ins w:id="214" w:author="Edward Sazonov" w:date="2026-08-04T14:28:00Z" w16du:dateUtc="2026-08-04T19:28:00Z"/>
        </w:rPr>
      </w:pPr>
    </w:p>
    <w:p w14:paraId="3D441D71" w14:textId="5C992A92" w:rsidR="00470F0B" w:rsidRPr="00A017B4" w:rsidRDefault="00470F0B" w:rsidP="00470F0B">
      <w:pPr>
        <w:pStyle w:val="PARAIndent"/>
      </w:pPr>
      <w:r w:rsidRPr="00A017B4">
        <w:t xml:space="preserve"> Two commercially available auto-draw ENDS were selected to represent distinct device categories: the NJOY ACE, a pod system relying on inductive pickup alone, and the Geek Bar Pulse X (in pulse mode), a rechargeable disposable requiring thermistor-assisted detection. A thermistor was integrated by drilling a small hole into the mouthpiece, inserting the sensor, and sealing the opening with a dental bead </w:t>
      </w:r>
      <w:r w:rsidRPr="00A017B4">
        <w:fldChar w:fldCharType="begin"/>
      </w:r>
      <w:r w:rsidRPr="00A017B4">
        <w:instrText xml:space="preserve"> ADDIN ZOTERO_ITEM CSL_CITATION {"citationID":"9Ey70o1X","properties":{"formattedCitation":"[31]","plainCitation":"[31]","noteIndex":0},"citationItems":[{"id":10539,"uris":["http://zotero.org/users/45968/items/Y3JG7BAE"],"itemData":{"id":10539,"type":"webpage","title":"Computer Laboratory of Ambient and Wearable Systems - FRIENDS v1 TESTING SOP","URL":"https://claws.eng.ua.edu/research-projects/44-friends/300-friends-v1-testing-sop","accessed":{"date-parts":[["2026",4,13]]}}}],"schema":"https://github.com/citation-style-language/schema/raw/master/csl-citation.json"} </w:instrText>
      </w:r>
      <w:r w:rsidRPr="00A017B4">
        <w:fldChar w:fldCharType="separate"/>
      </w:r>
      <w:r w:rsidRPr="00A017B4">
        <w:t>[31]</w:t>
      </w:r>
      <w:r w:rsidRPr="00A017B4">
        <w:fldChar w:fldCharType="end"/>
      </w:r>
      <w:r w:rsidRPr="00A017B4">
        <w:t xml:space="preserve">. </w:t>
      </w:r>
    </w:p>
    <w:p w14:paraId="792A4214" w14:textId="77777777" w:rsidR="00470F0B" w:rsidRPr="00A017B4" w:rsidRDefault="00470F0B" w:rsidP="00470F0B">
      <w:pPr>
        <w:pStyle w:val="PARAIndent"/>
      </w:pPr>
      <w:r w:rsidRPr="00A017B4">
        <w:t xml:space="preserve">The ENDS devices with attached FRIENDS were carried by a member of the research team in separate pockets for </w:t>
      </w:r>
      <w:r w:rsidRPr="00A017B4">
        <w:t xml:space="preserve">approximately 8 hours per day over five consecutive days during routine daily activities. During each day, 90 controlled puffs were simulated by VM-FRIENDS machine. The 90 puffs were delivered in three sessions per day, each consisting of 30 puffs. To reflect a range of puff durations, inhalation and exhalation durations were set to 1 second in the first session, 2 seconds in the second session, and 3 seconds in the third session [13], [23]. An 18-second inter-puff interval was maintained between puffs, with a 2-hour gap between sessions.  </w:t>
      </w:r>
    </w:p>
    <w:p w14:paraId="6535E4C9" w14:textId="4BD89CB3" w:rsidR="00470F0B" w:rsidRPr="00A017B4" w:rsidRDefault="00470F0B" w:rsidP="00470F0B">
      <w:pPr>
        <w:pStyle w:val="PARAIndent"/>
      </w:pPr>
      <w:r w:rsidRPr="00A017B4">
        <w:t xml:space="preserve">At the end of each day, data from the FRIENDS device were extracted and analyzed to compute precision, recall and F1 score. A detection threshold was used to reduce FP puffs caused by electromagnetic interference, most </w:t>
      </w:r>
      <w:ins w:id="215" w:author="Edward Sazonov" w:date="2026-08-04T14:24:00Z" w16du:dateUtc="2026-08-04T19:24:00Z">
        <w:r w:rsidR="00220388" w:rsidRPr="00A017B4">
          <w:t xml:space="preserve">of </w:t>
        </w:r>
      </w:ins>
      <w:r w:rsidRPr="00A017B4">
        <w:t>which were of very short duration (a few milliseconds). Any puff with duration less than 0.4s</w:t>
      </w:r>
      <w:r w:rsidRPr="00A017B4">
        <w:rPr>
          <w:i/>
          <w:iCs/>
        </w:rPr>
        <w:t xml:space="preserve"> </w:t>
      </w:r>
      <w:r w:rsidRPr="00A017B4">
        <w:t xml:space="preserve">was discarded. </w:t>
      </w:r>
    </w:p>
    <w:p w14:paraId="1A9109BE" w14:textId="2EEBEAD5" w:rsidR="00470F0B" w:rsidRPr="00A017B4" w:rsidRDefault="00470F0B" w:rsidP="00470F0B">
      <w:pPr>
        <w:widowControl w:val="0"/>
        <w:pBdr>
          <w:top w:val="nil"/>
          <w:left w:val="nil"/>
          <w:bottom w:val="nil"/>
          <w:right w:val="nil"/>
          <w:between w:val="nil"/>
        </w:pBdr>
        <w:spacing w:line="252" w:lineRule="auto"/>
        <w:ind w:firstLine="144"/>
        <w:jc w:val="both"/>
      </w:pPr>
      <w:r w:rsidRPr="00A017B4">
        <w:t xml:space="preserve"> The ENDS devices were recharged after each session if the Geek Bar Pulse X battery level dropped to approximately 5–10% or if the NJOY ACE indicated a low battery with its LED. The NJOY ACE cartridge was replaced whenever the e-liquid level was nearly depleted, resulting in three cartridge replacements during the study. After completing a total of 450 simulated puffs across five days, the Geek Bar Pulse X e-liquid level was observed to decrease to 14%. The FRIENDS devices themselves were not recharged during the five-day test.</w:t>
      </w:r>
    </w:p>
    <w:p w14:paraId="734F3826" w14:textId="686DEFBB" w:rsidR="00470F0B" w:rsidRPr="00A017B4" w:rsidRDefault="00470F0B" w:rsidP="00470F0B">
      <w:pPr>
        <w:pStyle w:val="Heading2"/>
        <w:numPr>
          <w:ilvl w:val="0"/>
          <w:numId w:val="0"/>
        </w:numPr>
      </w:pPr>
      <w:r w:rsidRPr="00A017B4">
        <w:t xml:space="preserve">G. Laboratory Validation with Human Participants </w:t>
      </w:r>
    </w:p>
    <w:p w14:paraId="46CDF18C" w14:textId="77777777" w:rsidR="00470F0B" w:rsidRPr="00A017B4" w:rsidRDefault="00470F0B" w:rsidP="00470F0B">
      <w:pPr>
        <w:pStyle w:val="PARAIndent"/>
      </w:pPr>
      <w:r w:rsidRPr="00A017B4">
        <w:t>To validate FRIENDS against naturalistic human vaping and to evaluate the touch sensor's contribution to detection, a laboratory study was conducted with video-recorded ad libitum vaping as ground truth.</w:t>
      </w:r>
    </w:p>
    <w:p w14:paraId="65B85F39" w14:textId="66F3C4B7" w:rsidR="00470F0B" w:rsidRPr="00A017B4" w:rsidRDefault="00470F0B" w:rsidP="00470F0B">
      <w:pPr>
        <w:pStyle w:val="PARAIndent"/>
      </w:pPr>
      <w:r w:rsidRPr="00A017B4">
        <w:t>Twenty-two adults (age 18+) with established daily or near-daily ENDS use (≥5 days/week for ≥3 months) were recruited. Participants were excluded for frequent recent use of nicotine/tobacco products other than cigarettes, recent use of smoking cessation or antipsychotic medications, or diagnoses of schizophrenia or bipolar disorder. All procedures were approved by the University at Buffalo Institutional Review Board, and all participants provided informed consent.</w:t>
      </w:r>
    </w:p>
    <w:p w14:paraId="6D2A05F7" w14:textId="20554C23" w:rsidR="00470F0B" w:rsidRPr="00A017B4" w:rsidRDefault="00470F0B" w:rsidP="00470F0B">
      <w:pPr>
        <w:pStyle w:val="PARAIndent"/>
      </w:pPr>
      <w:r w:rsidRPr="00A017B4">
        <w:t xml:space="preserve">At a baseline session, study staff assessed compatibility of each participant's personal ENDS against a list of devices with confirmed FRIENDS thermistor-mode compatibility. Six participants (27%) continued using their own ENDS; the remaining 16 (73%) purchased a compatible device from the FRIENDS Vape Library </w:t>
      </w:r>
      <w:r w:rsidRPr="00A017B4">
        <w:fldChar w:fldCharType="begin"/>
      </w:r>
      <w:r w:rsidRPr="00A017B4">
        <w:instrText xml:space="preserve"> ADDIN ZOTERO_ITEM CSL_CITATION {"citationID":"HMbSnLAN","properties":{"unsorted":false,"formattedCitation":"[30]","plainCitation":"[30]","noteIndex":0},"citationItems":[{"id":10430,"uris":["http://zotero.org/groups/40885/items/64EVM6HQ"],"itemData":{"id":10430,"type":"webpage","title":"Computer Laboratory of Ambient and Wearable Systems - FRIENDS vape library","URL":"https://claws.eng.ua.edu/research-projects/44-friends/299-friends-vape-library","accessed":{"date-parts":[["2025",12,9]]}}}],"schema":"https://github.com/citation-style-language/schema/raw/master/csl-citation.json"} </w:instrText>
      </w:r>
      <w:r w:rsidRPr="00A017B4">
        <w:fldChar w:fldCharType="separate"/>
      </w:r>
      <w:r w:rsidRPr="00A017B4">
        <w:t>[30]</w:t>
      </w:r>
      <w:r w:rsidRPr="00A017B4">
        <w:fldChar w:fldCharType="end"/>
      </w:r>
      <w:r w:rsidRPr="00A017B4">
        <w:t xml:space="preserve">, with 7 of these switching to a different model of the same brand. Approximately one week later, participants returned for a 2.5-hour laboratory visit with their fully charged ENDS. Study staff attached the FRIENDS monitor according to device-specific placement protocols documented in the library and confirmed detection with a 10-puff validation test (3 s puffs, 10 s inter-puff interval). Participants then completed a 2-hour ad libitum vaping session in a ventilated room, during which they were free to vape as much or as little as they wished while engaging in leisure activities. </w:t>
      </w:r>
    </w:p>
    <w:p w14:paraId="0033C307" w14:textId="77777777" w:rsidR="00470F0B" w:rsidRPr="00A017B4" w:rsidRDefault="00470F0B" w:rsidP="00470F0B">
      <w:pPr>
        <w:pStyle w:val="PARAIndent"/>
      </w:pPr>
      <w:r w:rsidRPr="00A017B4">
        <w:t xml:space="preserve">The session was recorded by two pan-tilt-zoom cameras at 25 frames per second. Puff behavior was coded from video by trained raters (&gt;90% inter-rater agreement) using Observer XT </w:t>
      </w:r>
      <w:r w:rsidRPr="00A017B4">
        <w:lastRenderedPageBreak/>
        <w:t xml:space="preserve">(Noldus), with puff onset defined as the first frame of mouthpiece-to-lip contact and offset as the last. FRIENDS puff data were converted to a 25 Hz time series and temporally aligned with video-coded puffs. </w:t>
      </w:r>
      <w:bookmarkStart w:id="216" w:name="_Hlk227067574"/>
      <w:r w:rsidRPr="00A017B4">
        <w:t>Each FRIENDS-detected puff was classified as a TP (temporal overlap with a video-coded puff), FP (no matching video puff), or FN (undetected video puff). Precision, recall, and F1 score were computed from these classifications. To evaluate the contribution of the touch sensor, all metrics were recalculated using only FRIENDS-detected puffs that temporally overlapped a touch sensor activation.</w:t>
      </w:r>
    </w:p>
    <w:p w14:paraId="5C81377D" w14:textId="1250DDC1" w:rsidR="00D014DB" w:rsidRPr="00A017B4" w:rsidDel="005215C9" w:rsidRDefault="00000000" w:rsidP="005215C9">
      <w:pPr>
        <w:pStyle w:val="BodyText"/>
        <w:jc w:val="both"/>
        <w:rPr>
          <w:ins w:id="217" w:author="Reviewer-Response Edit" w:date="2026-08-04T00:00:00Z"/>
          <w:del w:id="218" w:author="Delwar Hossain" w:date="2026-08-17T12:53:00Z" w16du:dateUtc="2026-08-17T17:53:00Z"/>
        </w:rPr>
        <w:pPrChange w:id="219" w:author="Delwar Hossain" w:date="2026-08-17T12:54:00Z" w16du:dateUtc="2026-08-17T17:54:00Z">
          <w:pPr>
            <w:pStyle w:val="BodyText"/>
          </w:pPr>
        </w:pPrChange>
      </w:pPr>
      <w:ins w:id="220" w:author="Reviewer-Response Edit" w:date="2026-08-04T00:00:00Z">
        <w:r w:rsidRPr="00A017B4">
          <w:t xml:space="preserve">FRIENDS timestamps were derived from a 32.768 kHz crystal-referenced timer. Taking a nominal crystal tolerance of +/-20 ppm, the accumulated timing error over a 2 h session is bounded at approximately +/-0.14 s, which is small relative to the mean puff duration but not negligible relative to the shortest puffs. </w:t>
        </w:r>
      </w:ins>
      <w:ins w:id="221" w:author="Delwar Hossain" w:date="2026-08-17T12:53:00Z">
        <w:r w:rsidR="005215C9" w:rsidRPr="005215C9">
          <w:t>Synchronization used the time lag maximizing the FFT-based cross-correlation between the full-session FRIENDS puff binary signal and the video-coded puff binary signal, both sampled at the 25 fps video frame rate; no drift correction was applied,</w:t>
        </w:r>
      </w:ins>
      <w:ins w:id="222" w:author="Delwar Hossain" w:date="2026-08-17T12:54:00Z" w16du:dateUtc="2026-08-17T17:54:00Z">
        <w:r w:rsidR="005215C9">
          <w:t xml:space="preserve"> </w:t>
        </w:r>
      </w:ins>
      <w:ins w:id="223" w:author="Delwar Hossain" w:date="2026-08-17T12:53:00Z">
        <w:r w:rsidR="005215C9" w:rsidRPr="005215C9">
          <w:t>a single best-fit lag was used uniformly across the session. Residual alignment uncertainty was not directly quantified but is bounded below by the 25 fps frame grid (1/25 s = 0.04 s). A FRIENDS atomizer-activation event was matched to a video-coded mouthpiece-contact event if their intervals overlapped, or the gap between one puff's end and the other's start did not exceed 1.0 s (a ±0.5 s tolerance applied to each puff boundary); one-to-one matching was enforced by counting a true positive as a unique true puff matched by at least one FRIENDS puff, so a true puff fragmented into multiple FRIENDS-side detections contributes one TP.</w:t>
        </w:r>
      </w:ins>
      <w:ins w:id="224" w:author="Delwar Hossain" w:date="2026-08-17T12:53:00Z" w16du:dateUtc="2026-08-17T17:53:00Z">
        <w:r w:rsidR="005215C9">
          <w:t xml:space="preserve"> </w:t>
        </w:r>
      </w:ins>
      <w:ins w:id="225" w:author="Reviewer-Response Edit" w:date="2026-08-04T00:00:00Z">
        <w:del w:id="226" w:author="Delwar Hossain" w:date="2026-08-17T12:53:00Z" w16du:dateUtc="2026-08-17T17:53:00Z">
          <w:r w:rsidRPr="00A017B4" w:rsidDel="005215C9">
            <w:delText>[AUTHOR ACTION: state the actual clock-synchronization event used between FRIENDS and the video record, whether any drift correction was applied, and the measured or bounded residual alignment error. State the matching rule explicitly: the minimum temporal overlap required for a FRIENDS atomizer-activation event to be matched to a video-coded mouthpiece-contact event, and how one-to-one matching was enforced when several events overlapped.]</w:delText>
          </w:r>
        </w:del>
      </w:ins>
    </w:p>
    <w:bookmarkEnd w:id="216"/>
    <w:p w14:paraId="5CCDA567" w14:textId="09E8FEF4" w:rsidR="00470F0B" w:rsidRPr="00A017B4" w:rsidRDefault="000672DA" w:rsidP="005215C9">
      <w:pPr>
        <w:pStyle w:val="BodyText"/>
      </w:pPr>
      <w:r w:rsidRPr="00A017B4">
        <w:rPr>
          <w:noProof/>
        </w:rPr>
        <mc:AlternateContent>
          <mc:Choice Requires="wps">
            <w:drawing>
              <wp:anchor distT="0" distB="0" distL="114300" distR="114300" simplePos="0" relativeHeight="251658752" behindDoc="0" locked="0" layoutInCell="1" allowOverlap="1" wp14:anchorId="73839B2D" wp14:editId="5FAC9970">
                <wp:simplePos x="0" y="0"/>
                <wp:positionH relativeFrom="margin">
                  <wp:posOffset>3407130</wp:posOffset>
                </wp:positionH>
                <wp:positionV relativeFrom="margin">
                  <wp:posOffset>6546171</wp:posOffset>
                </wp:positionV>
                <wp:extent cx="3218180" cy="2131695"/>
                <wp:effectExtent l="0" t="0" r="1270" b="1905"/>
                <wp:wrapTopAndBottom/>
                <wp:docPr id="10" name="Text Box 10"/>
                <wp:cNvGraphicFramePr/>
                <a:graphic xmlns:a="http://schemas.openxmlformats.org/drawingml/2006/main">
                  <a:graphicData uri="http://schemas.microsoft.com/office/word/2010/wordprocessingShape">
                    <wps:wsp>
                      <wps:cNvSpPr txBox="1"/>
                      <wps:spPr>
                        <a:xfrm>
                          <a:off x="0" y="0"/>
                          <a:ext cx="3218180" cy="2131695"/>
                        </a:xfrm>
                        <a:prstGeom prst="rect">
                          <a:avLst/>
                        </a:prstGeom>
                        <a:solidFill>
                          <a:schemeClr val="lt1"/>
                        </a:solidFill>
                        <a:ln w="6350">
                          <a:noFill/>
                        </a:ln>
                      </wps:spPr>
                      <wps:txbx>
                        <w:txbxContent>
                          <w:p w14:paraId="0E238556" w14:textId="77777777" w:rsidR="00F739FA" w:rsidRPr="00A017B4" w:rsidRDefault="00F739FA" w:rsidP="00F739FA">
                            <w:pPr>
                              <w:pStyle w:val="NormalWeb"/>
                              <w:spacing w:after="0" w:afterAutospacing="0"/>
                              <w:jc w:val="center"/>
                            </w:pPr>
                            <w:r w:rsidRPr="00A017B4">
                              <w:rPr>
                                <w:noProof/>
                              </w:rPr>
                              <w:drawing>
                                <wp:inline distT="0" distB="0" distL="0" distR="0" wp14:anchorId="53E0B3B0" wp14:editId="56D6C02D">
                                  <wp:extent cx="2150198" cy="1485049"/>
                                  <wp:effectExtent l="0" t="0" r="2540" b="1270"/>
                                  <wp:docPr id="616509699" name="Picture 61650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t="4962"/>
                                          <a:stretch>
                                            <a:fillRect/>
                                          </a:stretch>
                                        </pic:blipFill>
                                        <pic:spPr bwMode="auto">
                                          <a:xfrm>
                                            <a:off x="0" y="0"/>
                                            <a:ext cx="2156109" cy="1489131"/>
                                          </a:xfrm>
                                          <a:prstGeom prst="rect">
                                            <a:avLst/>
                                          </a:prstGeom>
                                          <a:noFill/>
                                          <a:ln>
                                            <a:noFill/>
                                          </a:ln>
                                          <a:extLst>
                                            <a:ext uri="{53640926-AAD7-44D8-BBD7-CCE9431645EC}">
                                              <a14:shadowObscured xmlns:a14="http://schemas.microsoft.com/office/drawing/2010/main"/>
                                            </a:ext>
                                          </a:extLst>
                                        </pic:spPr>
                                      </pic:pic>
                                    </a:graphicData>
                                  </a:graphic>
                                </wp:inline>
                              </w:drawing>
                            </w:r>
                          </w:p>
                          <w:p w14:paraId="03BEFFEC" w14:textId="69E64E20" w:rsidR="00F739FA" w:rsidRPr="00A017B4" w:rsidRDefault="00F739FA" w:rsidP="00F739FA">
                            <w:pPr>
                              <w:pStyle w:val="Text"/>
                              <w:ind w:firstLine="0"/>
                              <w:rPr>
                                <w:sz w:val="18"/>
                                <w:szCs w:val="18"/>
                              </w:rPr>
                            </w:pPr>
                            <w:r w:rsidRPr="00A017B4">
                              <w:rPr>
                                <w:b/>
                                <w:bCs/>
                                <w:sz w:val="18"/>
                                <w:szCs w:val="18"/>
                              </w:rPr>
                              <w:t xml:space="preserve">Fig. 8. </w:t>
                            </w:r>
                            <w:r w:rsidRPr="00A017B4">
                              <w:rPr>
                                <w:sz w:val="18"/>
                                <w:szCs w:val="18"/>
                              </w:rPr>
                              <w:t xml:space="preserve">Mean F1 score vs detection threshold </w:t>
                            </w:r>
                            <w:r w:rsidRPr="00A017B4">
                              <w:rPr>
                                <w:i/>
                                <w:iCs/>
                                <w:sz w:val="18"/>
                                <w:szCs w:val="18"/>
                              </w:rPr>
                              <w:t>T</w:t>
                            </w:r>
                            <w:r w:rsidRPr="00A017B4">
                              <w:rPr>
                                <w:sz w:val="18"/>
                                <w:szCs w:val="18"/>
                              </w:rPr>
                              <w:t xml:space="preserve"> for the </w:t>
                            </w:r>
                            <w:del w:id="227" w:author="Edward Sazonov" w:date="2026-08-04T13:41:00Z" w16du:dateUtc="2026-08-04T18:41:00Z">
                              <w:r w:rsidRPr="00A017B4" w:rsidDel="005E14C6">
                                <w:rPr>
                                  <w:sz w:val="18"/>
                                  <w:szCs w:val="18"/>
                                </w:rPr>
                                <w:delText>hybrid free-living test</w:delText>
                              </w:r>
                            </w:del>
                            <w:ins w:id="228" w:author="Edward Sazonov" w:date="2026-08-04T14:37:00Z" w16du:dateUtc="2026-08-04T19:37:00Z">
                              <w:r w:rsidR="00E54AEB" w:rsidRPr="00A017B4">
                                <w:rPr>
                                  <w:sz w:val="18"/>
                                  <w:szCs w:val="18"/>
                                </w:rPr>
                                <w:t xml:space="preserve">hybrid bench/daily-carry robustness </w:t>
                              </w:r>
                            </w:ins>
                            <w:ins w:id="229" w:author="Edward Sazonov" w:date="2026-08-04T13:41:00Z" w16du:dateUtc="2026-08-04T18:41:00Z">
                              <w:r w:rsidR="005E14C6" w:rsidRPr="00A017B4">
                                <w:rPr>
                                  <w:sz w:val="18"/>
                                  <w:szCs w:val="18"/>
                                </w:rPr>
                                <w:t>tes</w:t>
                              </w:r>
                            </w:ins>
                            <w:ins w:id="230" w:author="Edward Sazonov" w:date="2026-08-04T13:42:00Z" w16du:dateUtc="2026-08-04T18:42:00Z">
                              <w:r w:rsidR="005E14C6" w:rsidRPr="00A017B4">
                                <w:rPr>
                                  <w:sz w:val="18"/>
                                  <w:szCs w:val="18"/>
                                </w:rPr>
                                <w:t>t</w:t>
                              </w:r>
                            </w:ins>
                            <w:r w:rsidRPr="00A017B4">
                              <w:rPr>
                                <w:sz w:val="18"/>
                                <w:szCs w:val="18"/>
                              </w:rPr>
                              <w:t xml:space="preserve">. Note: The stepwise drops in F1 score at </w:t>
                            </w:r>
                            <w:r w:rsidRPr="00A017B4">
                              <w:rPr>
                                <w:i/>
                                <w:iCs/>
                                <w:sz w:val="18"/>
                                <w:szCs w:val="18"/>
                              </w:rPr>
                              <w:t>T</w:t>
                            </w:r>
                            <w:r w:rsidRPr="00A017B4">
                              <w:rPr>
                                <w:sz w:val="18"/>
                                <w:szCs w:val="18"/>
                              </w:rPr>
                              <w:t>&gt; 1.0s and &gt;2.0s are artifacts of the test protocol, which used discrete puff durations of 1, 2, and 3 seconds.</w:t>
                            </w:r>
                          </w:p>
                          <w:p w14:paraId="516CC5BE" w14:textId="77777777" w:rsidR="00F739FA" w:rsidRPr="00A017B4" w:rsidRDefault="00F739FA" w:rsidP="00F739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39B2D" id="Text Box 10" o:spid="_x0000_s1032" type="#_x0000_t202" style="position:absolute;margin-left:268.3pt;margin-top:515.45pt;width:253.4pt;height:167.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" fillcolor="white [3201]" stroked="f" strokeweight=".5pt">
                <v:textbox>
                  <w:txbxContent>
                    <w:p w14:paraId="0E238556" w14:textId="77777777" w:rsidR="00F739FA" w:rsidRPr="00A017B4" w:rsidRDefault="00F739FA" w:rsidP="00F739FA">
                      <w:pPr>
                        <w:pStyle w:val="NormalWeb"/>
                        <w:spacing w:after="0" w:afterAutospacing="0"/>
                        <w:jc w:val="center"/>
                      </w:pPr>
                      <w:r w:rsidRPr="00A017B4">
                        <w:rPr>
                          <w:noProof/>
                        </w:rPr>
                        <w:drawing>
                          <wp:inline distT="0" distB="0" distL="0" distR="0" wp14:anchorId="53E0B3B0" wp14:editId="56D6C02D">
                            <wp:extent cx="2150198" cy="1485049"/>
                            <wp:effectExtent l="0" t="0" r="2540" b="1270"/>
                            <wp:docPr id="616509699" name="Picture 61650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t="4962"/>
                                    <a:stretch>
                                      <a:fillRect/>
                                    </a:stretch>
                                  </pic:blipFill>
                                  <pic:spPr bwMode="auto">
                                    <a:xfrm>
                                      <a:off x="0" y="0"/>
                                      <a:ext cx="2156109" cy="1489131"/>
                                    </a:xfrm>
                                    <a:prstGeom prst="rect">
                                      <a:avLst/>
                                    </a:prstGeom>
                                    <a:noFill/>
                                    <a:ln>
                                      <a:noFill/>
                                    </a:ln>
                                    <a:extLst>
                                      <a:ext uri="{53640926-AAD7-44D8-BBD7-CCE9431645EC}">
                                        <a14:shadowObscured xmlns:a14="http://schemas.microsoft.com/office/drawing/2010/main"/>
                                      </a:ext>
                                    </a:extLst>
                                  </pic:spPr>
                                </pic:pic>
                              </a:graphicData>
                            </a:graphic>
                          </wp:inline>
                        </w:drawing>
                      </w:r>
                    </w:p>
                    <w:p w14:paraId="03BEFFEC" w14:textId="69E64E20" w:rsidR="00F739FA" w:rsidRPr="00A017B4" w:rsidRDefault="00F739FA" w:rsidP="00F739FA">
                      <w:pPr>
                        <w:pStyle w:val="Text"/>
                        <w:ind w:firstLine="0"/>
                        <w:rPr>
                          <w:sz w:val="18"/>
                          <w:szCs w:val="18"/>
                        </w:rPr>
                      </w:pPr>
                      <w:r w:rsidRPr="00A017B4">
                        <w:rPr>
                          <w:b/>
                          <w:bCs/>
                          <w:sz w:val="18"/>
                          <w:szCs w:val="18"/>
                        </w:rPr>
                        <w:t xml:space="preserve">Fig. 8. </w:t>
                      </w:r>
                      <w:r w:rsidRPr="00A017B4">
                        <w:rPr>
                          <w:sz w:val="18"/>
                          <w:szCs w:val="18"/>
                        </w:rPr>
                        <w:t xml:space="preserve">Mean F1 score vs detection threshold </w:t>
                      </w:r>
                      <w:r w:rsidRPr="00A017B4">
                        <w:rPr>
                          <w:i/>
                          <w:iCs/>
                          <w:sz w:val="18"/>
                          <w:szCs w:val="18"/>
                        </w:rPr>
                        <w:t>T</w:t>
                      </w:r>
                      <w:r w:rsidRPr="00A017B4">
                        <w:rPr>
                          <w:sz w:val="18"/>
                          <w:szCs w:val="18"/>
                        </w:rPr>
                        <w:t xml:space="preserve"> for the </w:t>
                      </w:r>
                      <w:del w:id="231" w:author="Edward Sazonov" w:date="2026-08-04T13:41:00Z" w16du:dateUtc="2026-08-04T18:41:00Z">
                        <w:r w:rsidRPr="00A017B4" w:rsidDel="005E14C6">
                          <w:rPr>
                            <w:sz w:val="18"/>
                            <w:szCs w:val="18"/>
                          </w:rPr>
                          <w:delText>hybrid free-living test</w:delText>
                        </w:r>
                      </w:del>
                      <w:ins w:id="232" w:author="Edward Sazonov" w:date="2026-08-04T14:37:00Z" w16du:dateUtc="2026-08-04T19:37:00Z">
                        <w:r w:rsidR="00E54AEB" w:rsidRPr="00A017B4">
                          <w:rPr>
                            <w:sz w:val="18"/>
                            <w:szCs w:val="18"/>
                          </w:rPr>
                          <w:t xml:space="preserve">hybrid bench/daily-carry robustness </w:t>
                        </w:r>
                      </w:ins>
                      <w:ins w:id="233" w:author="Edward Sazonov" w:date="2026-08-04T13:41:00Z" w16du:dateUtc="2026-08-04T18:41:00Z">
                        <w:r w:rsidR="005E14C6" w:rsidRPr="00A017B4">
                          <w:rPr>
                            <w:sz w:val="18"/>
                            <w:szCs w:val="18"/>
                          </w:rPr>
                          <w:t>tes</w:t>
                        </w:r>
                      </w:ins>
                      <w:ins w:id="234" w:author="Edward Sazonov" w:date="2026-08-04T13:42:00Z" w16du:dateUtc="2026-08-04T18:42:00Z">
                        <w:r w:rsidR="005E14C6" w:rsidRPr="00A017B4">
                          <w:rPr>
                            <w:sz w:val="18"/>
                            <w:szCs w:val="18"/>
                          </w:rPr>
                          <w:t>t</w:t>
                        </w:r>
                      </w:ins>
                      <w:r w:rsidRPr="00A017B4">
                        <w:rPr>
                          <w:sz w:val="18"/>
                          <w:szCs w:val="18"/>
                        </w:rPr>
                        <w:t xml:space="preserve">. Note: The stepwise drops in F1 score at </w:t>
                      </w:r>
                      <w:r w:rsidRPr="00A017B4">
                        <w:rPr>
                          <w:i/>
                          <w:iCs/>
                          <w:sz w:val="18"/>
                          <w:szCs w:val="18"/>
                        </w:rPr>
                        <w:t>T</w:t>
                      </w:r>
                      <w:r w:rsidRPr="00A017B4">
                        <w:rPr>
                          <w:sz w:val="18"/>
                          <w:szCs w:val="18"/>
                        </w:rPr>
                        <w:t>&gt; 1.0s and &gt;2.0s are artifacts of the test protocol, which used discrete puff durations of 1, 2, and 3 seconds.</w:t>
                      </w:r>
                    </w:p>
                    <w:p w14:paraId="516CC5BE" w14:textId="77777777" w:rsidR="00F739FA" w:rsidRPr="00A017B4" w:rsidRDefault="00F739FA" w:rsidP="00F739FA"/>
                  </w:txbxContent>
                </v:textbox>
                <w10:wrap type="topAndBottom" anchorx="margin" anchory="margin"/>
              </v:shape>
            </w:pict>
          </mc:Fallback>
        </mc:AlternateContent>
      </w:r>
      <w:r w:rsidRPr="00A017B4">
        <w:t>Puff duration for video data was defined as the interval between mouthpiece-to-lip contact onset and offset, whereas puff duration for FRIENDS was defined as the interval between atomizer activation onset and offset. For each participant, mean puff duration was computed separately from video and FRIENDS data. Agreement between the two measures was assessed using the Pearson correlation across participant-level means (N=22) and mean bias (video minus FRIENDS duration).</w:t>
      </w:r>
    </w:p>
    <w:p w14:paraId="33291A05" w14:textId="77777777" w:rsidR="00D014DB" w:rsidRPr="00A017B4" w:rsidRDefault="00000000">
      <w:pPr>
        <w:pStyle w:val="Heading2"/>
        <w:numPr>
          <w:ilvl w:val="0"/>
          <w:numId w:val="0"/>
        </w:numPr>
        <w:rPr>
          <w:ins w:id="235" w:author="Reviewer-Response Edit" w:date="2026-08-04T00:00:00Z"/>
        </w:rPr>
      </w:pPr>
      <w:ins w:id="236" w:author="Reviewer-Response Edit" w:date="2026-08-04T00:00:00Z">
        <w:r w:rsidRPr="00A017B4">
          <w:t>H. Statistical Analysis and Data Quality Control</w:t>
        </w:r>
      </w:ins>
    </w:p>
    <w:p w14:paraId="4AD7FAB9" w14:textId="77777777" w:rsidR="00D014DB" w:rsidRPr="00A017B4" w:rsidRDefault="00000000">
      <w:pPr>
        <w:pStyle w:val="BodyText"/>
        <w:rPr>
          <w:ins w:id="237" w:author="Reviewer-Response Edit" w:date="2026-08-04T00:00:00Z"/>
        </w:rPr>
      </w:pPr>
      <w:ins w:id="238" w:author="Reviewer-Response Edit" w:date="2026-08-04T00:00:00Z">
        <w:r w:rsidRPr="00A017B4">
          <w:t xml:space="preserve">The three studies have different units of analysis and different estimands, and are analyzed accordingly. For lifecycle bench testing, the estimand is aggregate detection performance over the tested device set. Precision, recall, and F1 are computed from pooled TP, FP, and FN counts, and uncertainty is estimated by a nonparametric cluster bootstrap that resamples ENDS devices with replacement and recomputes the pooled metrics in each replicate. Because pooled counts are </w:t>
        </w:r>
        <w:r w:rsidRPr="00A017B4">
          <w:t>dominated by devices contributing the most puffs, the device-level distribution of each metric is reported alongside the pooled estimate. Session-level intervals within a single device are reported only in the supplementary device-level table and are not used to support claims about the device set.</w:t>
        </w:r>
      </w:ins>
    </w:p>
    <w:p w14:paraId="5ABA5AEE" w14:textId="77777777" w:rsidR="00D014DB" w:rsidRPr="00A017B4" w:rsidRDefault="00000000">
      <w:pPr>
        <w:pStyle w:val="BodyText"/>
        <w:rPr>
          <w:ins w:id="239" w:author="Reviewer-Response Edit" w:date="2026-08-04T00:00:00Z"/>
        </w:rPr>
      </w:pPr>
      <w:ins w:id="240" w:author="Reviewer-Response Edit" w:date="2026-08-04T00:00:00Z">
        <w:r w:rsidRPr="00A017B4">
          <w:t>For the laboratory human study, both pooled (micro-averaged) metrics computed from total TP, FP, and FN counts and participant-level (macro-averaged) metrics are reported and labeled separately, since they answer different questions. Macro F1 is the mean of participant-specific F1 values rather than a value derived from mean precision and mean recall. Participant-level confidence intervals are obtained by resampling participants with replacement. Duration agreement is assessed by Bland-Altman analysis in addition to Pearson correlation, since correlation measures association and not agreement.</w:t>
        </w:r>
      </w:ins>
    </w:p>
    <w:p w14:paraId="3A3F407E" w14:textId="5B33BD67" w:rsidR="00D014DB" w:rsidRPr="00A017B4" w:rsidRDefault="00000000">
      <w:pPr>
        <w:pStyle w:val="BodyText"/>
        <w:rPr>
          <w:ins w:id="241" w:author="Reviewer-Response Edit" w:date="2026-08-04T00:00:00Z"/>
        </w:rPr>
      </w:pPr>
      <w:ins w:id="242" w:author="Reviewer-Response Edit" w:date="2026-08-04T00:00:00Z">
        <w:r w:rsidRPr="00A017B4">
          <w:t xml:space="preserve">For the </w:t>
        </w:r>
      </w:ins>
      <w:ins w:id="243" w:author="Edward Sazonov" w:date="2026-08-04T14:34:00Z" w16du:dateUtc="2026-08-04T19:34:00Z">
        <w:r w:rsidR="00543DDA" w:rsidRPr="00A017B4">
          <w:t>hybrid bench/daily-carry robustness testing</w:t>
        </w:r>
      </w:ins>
      <w:ins w:id="244" w:author="Reviewer-Response Edit" w:date="2026-08-04T00:00:00Z">
        <w:r w:rsidRPr="00A017B4">
          <w:t>, only two ENDS models were evaluated. Results are therefore reported per model across the five days with descriptive day-to-day variability; no interval implying inference across ENDS models is reported. All intervals are reported as 95% CI [lower, upper] rather than as symmetric +/- values when the bootstrap interval is asymmetric.</w:t>
        </w:r>
      </w:ins>
    </w:p>
    <w:p w14:paraId="2799E80F" w14:textId="77777777" w:rsidR="00D014DB" w:rsidRPr="00A017B4" w:rsidRDefault="00000000">
      <w:pPr>
        <w:pStyle w:val="BodyText"/>
        <w:rPr>
          <w:ins w:id="245" w:author="Reviewer-Response Edit" w:date="2026-08-04T00:00:00Z"/>
        </w:rPr>
      </w:pPr>
      <w:ins w:id="246" w:author="Reviewer-Response Edit" w:date="2026-08-04T00:00:00Z">
        <w:r w:rsidRPr="00A017B4">
          <w:t>[AUTHOR ACTION - to be completed from source records: number of bootstrap replicates for each resampling procedure; the rule applied when a participant-level metric is undefined; the specific data-integrity checks applied during decoding (event-code validity, record length, timestamp monotonicity, valid ON/OFF pairing); the number of sessions and records affected by corrupted or incomplete transfers; and the number excluded or repeated under the stated rule.]</w:t>
        </w:r>
      </w:ins>
    </w:p>
    <w:p w14:paraId="59DA313D" w14:textId="41C5401B" w:rsidR="00732E46" w:rsidRPr="00A017B4" w:rsidRDefault="00DB3364" w:rsidP="00827FB8">
      <w:pPr>
        <w:pStyle w:val="Heading1"/>
      </w:pPr>
      <w:r w:rsidRPr="00A017B4">
        <w:t>III. Results</w:t>
      </w:r>
    </w:p>
    <w:p w14:paraId="66E8346C" w14:textId="3E77CB33" w:rsidR="00732E46" w:rsidRPr="00A017B4" w:rsidRDefault="00DB3364" w:rsidP="00DB3364">
      <w:pPr>
        <w:pStyle w:val="Heading2"/>
        <w:numPr>
          <w:ilvl w:val="0"/>
          <w:numId w:val="0"/>
        </w:numPr>
      </w:pPr>
      <w:r w:rsidRPr="00A017B4">
        <w:t>A. Bench Lifecycle testing</w:t>
      </w:r>
    </w:p>
    <w:p w14:paraId="0ACC2F98" w14:textId="7CC94D96" w:rsidR="00732E46" w:rsidRPr="00A017B4" w:rsidRDefault="003C5DA4" w:rsidP="003C5DA4">
      <w:pPr>
        <w:widowControl w:val="0"/>
        <w:pBdr>
          <w:top w:val="nil"/>
          <w:left w:val="nil"/>
          <w:bottom w:val="nil"/>
          <w:right w:val="nil"/>
          <w:between w:val="nil"/>
        </w:pBdr>
        <w:spacing w:line="252" w:lineRule="auto"/>
        <w:ind w:firstLine="202"/>
        <w:jc w:val="both"/>
        <w:rPr>
          <w:color w:val="000000"/>
        </w:rPr>
      </w:pPr>
      <w:del w:id="247" w:author="Reviewer-Response Edit" w:date="2026-08-04T00:00:00Z">
        <w:r w:rsidRPr="00A017B4">
          <w:rPr>
            <w:color w:val="000000"/>
          </w:rPr>
          <w:delText>Table 2 shows the results of the lifecycle bench tests.</w:delText>
        </w:r>
      </w:del>
      <w:ins w:id="248" w:author="Reviewer-Response Edit" w:date="2026-08-04T00:00:00Z">
        <w:r w:rsidRPr="00A017B4">
          <w:rPr>
            <w:color w:val="000000"/>
          </w:rPr>
          <w:t>Table 3 shows the results of the lifecycle bench tests.</w:t>
        </w:r>
      </w:ins>
      <w:r w:rsidRPr="00A017B4">
        <w:rPr>
          <w:color w:val="000000"/>
        </w:rPr>
        <w:t xml:space="preserve"> The puff count was measured accurately over the complete lifespan of 2</w:t>
      </w:r>
      <w:del w:id="249" w:author="Edward Sazonov" w:date="2026-08-04T16:11:00Z" w16du:dateUtc="2026-08-04T21:11:00Z">
        <w:r w:rsidRPr="00A017B4" w:rsidDel="006616DB">
          <w:rPr>
            <w:color w:val="000000"/>
          </w:rPr>
          <w:delText>4</w:delText>
        </w:r>
      </w:del>
      <w:ins w:id="250" w:author="Edward Sazonov" w:date="2026-08-04T16:11:00Z" w16du:dateUtc="2026-08-04T21:11:00Z">
        <w:r w:rsidR="006616DB">
          <w:rPr>
            <w:color w:val="000000"/>
          </w:rPr>
          <w:t>6</w:t>
        </w:r>
      </w:ins>
      <w:r w:rsidRPr="00A017B4">
        <w:rPr>
          <w:color w:val="000000"/>
        </w:rPr>
        <w:t xml:space="preserve"> ENDS devices, </w:t>
      </w:r>
      <w:commentRangeStart w:id="251"/>
      <w:commentRangeStart w:id="252"/>
      <w:r w:rsidRPr="00A017B4">
        <w:rPr>
          <w:color w:val="000000"/>
        </w:rPr>
        <w:t>with the largest mean RE of 11.</w:t>
      </w:r>
      <w:ins w:id="253" w:author="Md Rafi Islam" w:date="2026-08-12T11:47:00Z" w16du:dateUtc="2026-08-12T16:47:00Z">
        <w:r w:rsidR="00DF23DC">
          <w:rPr>
            <w:color w:val="000000"/>
          </w:rPr>
          <w:t>21</w:t>
        </w:r>
      </w:ins>
      <w:del w:id="254" w:author="Md Rafi Islam" w:date="2026-08-12T11:47:00Z" w16du:dateUtc="2026-08-12T16:47:00Z">
        <w:r w:rsidRPr="00A017B4" w:rsidDel="00DF23DC">
          <w:rPr>
            <w:color w:val="000000"/>
          </w:rPr>
          <w:delText>16</w:delText>
        </w:r>
      </w:del>
      <w:r w:rsidRPr="00A017B4">
        <w:rPr>
          <w:color w:val="000000"/>
        </w:rPr>
        <w:t xml:space="preserve">% for </w:t>
      </w:r>
      <w:ins w:id="255" w:author="Md Rafi Islam" w:date="2026-08-12T11:48:00Z" w16du:dateUtc="2026-08-12T16:48:00Z">
        <w:r w:rsidR="00DF23DC" w:rsidRPr="00DF23DC">
          <w:rPr>
            <w:color w:val="000000"/>
          </w:rPr>
          <w:t>the Offstamp X cube</w:t>
        </w:r>
      </w:ins>
      <w:del w:id="256" w:author="Md Rafi Islam" w:date="2026-08-12T11:48:00Z" w16du:dateUtc="2026-08-12T16:48:00Z">
        <w:r w:rsidRPr="00A017B4" w:rsidDel="00DF23DC">
          <w:rPr>
            <w:color w:val="000000"/>
          </w:rPr>
          <w:delText>the Mr Fog Aura</w:delText>
        </w:r>
      </w:del>
      <w:commentRangeEnd w:id="251"/>
      <w:r w:rsidRPr="00A017B4">
        <w:rPr>
          <w:rStyle w:val="CommentReference"/>
          <w:color w:val="000000"/>
          <w:sz w:val="20"/>
          <w:szCs w:val="20"/>
        </w:rPr>
        <w:commentReference w:id="251"/>
      </w:r>
      <w:commentRangeEnd w:id="252"/>
      <w:r w:rsidR="003B768C" w:rsidRPr="00A017B4">
        <w:rPr>
          <w:rStyle w:val="CommentReference"/>
          <w:color w:val="000000"/>
          <w:sz w:val="20"/>
          <w:szCs w:val="20"/>
        </w:rPr>
        <w:commentReference w:id="252"/>
      </w:r>
      <w:r w:rsidRPr="00A017B4">
        <w:rPr>
          <w:color w:val="000000"/>
        </w:rPr>
        <w:t xml:space="preserve">. </w:t>
      </w:r>
      <w:commentRangeStart w:id="257"/>
      <w:commentRangeStart w:id="258"/>
      <w:r w:rsidRPr="00A017B4">
        <w:rPr>
          <w:color w:val="000000"/>
        </w:rPr>
        <w:t>The FRIENDS device measured the number of puffs with less than 2% mean RE for 1</w:t>
      </w:r>
      <w:ins w:id="259" w:author="Md Rafi Islam" w:date="2026-08-12T11:49:00Z" w16du:dateUtc="2026-08-12T16:49:00Z">
        <w:r w:rsidR="00DF23DC">
          <w:rPr>
            <w:color w:val="000000"/>
          </w:rPr>
          <w:t>9</w:t>
        </w:r>
      </w:ins>
      <w:del w:id="260" w:author="Md Rafi Islam" w:date="2026-08-12T11:49:00Z" w16du:dateUtc="2026-08-12T16:49:00Z">
        <w:r w:rsidRPr="00A017B4" w:rsidDel="00DF23DC">
          <w:rPr>
            <w:color w:val="000000"/>
          </w:rPr>
          <w:delText>7</w:delText>
        </w:r>
      </w:del>
      <w:r w:rsidRPr="00A017B4">
        <w:rPr>
          <w:color w:val="000000"/>
        </w:rPr>
        <w:t xml:space="preserve"> out of the 2</w:t>
      </w:r>
      <w:del w:id="261" w:author="Edward Sazonov" w:date="2026-08-04T16:11:00Z" w16du:dateUtc="2026-08-04T21:11:00Z">
        <w:r w:rsidRPr="00A017B4" w:rsidDel="006616DB">
          <w:rPr>
            <w:color w:val="000000"/>
          </w:rPr>
          <w:delText>4</w:delText>
        </w:r>
      </w:del>
      <w:ins w:id="262" w:author="Edward Sazonov" w:date="2026-08-04T16:11:00Z" w16du:dateUtc="2026-08-04T21:11:00Z">
        <w:r w:rsidR="006616DB">
          <w:rPr>
            <w:color w:val="000000"/>
          </w:rPr>
          <w:t>6</w:t>
        </w:r>
      </w:ins>
      <w:r w:rsidRPr="00A017B4">
        <w:rPr>
          <w:color w:val="000000"/>
        </w:rPr>
        <w:t xml:space="preserve"> ENDS devices.</w:t>
      </w:r>
      <w:commentRangeEnd w:id="257"/>
      <w:r w:rsidRPr="00A017B4">
        <w:rPr>
          <w:rStyle w:val="CommentReference"/>
          <w:color w:val="000000"/>
          <w:sz w:val="20"/>
          <w:szCs w:val="20"/>
        </w:rPr>
        <w:commentReference w:id="257"/>
      </w:r>
      <w:commentRangeEnd w:id="258"/>
      <w:r w:rsidR="003B768C" w:rsidRPr="00A017B4">
        <w:rPr>
          <w:rStyle w:val="CommentReference"/>
          <w:color w:val="000000"/>
          <w:sz w:val="20"/>
          <w:szCs w:val="20"/>
        </w:rPr>
        <w:commentReference w:id="258"/>
      </w:r>
      <w:r w:rsidRPr="00A017B4">
        <w:rPr>
          <w:color w:val="000000"/>
        </w:rPr>
        <w:t xml:space="preserve"> Notably, puff count accuracy was robust across closed-system disposable ENDS </w:t>
      </w:r>
      <w:r w:rsidRPr="00A017B4">
        <w:rPr>
          <w:color w:val="000000"/>
        </w:rPr>
        <w:lastRenderedPageBreak/>
        <w:t xml:space="preserve">and refillable pod systems. Agreement between FRIENDS-measured atomizer activation duration and programmed puff duration varied between devices. For the Juul, the recorded atomizer activation duration was within 1% of the total puff duration programmed into VM-FRIENDS. The NJOY ACE, however, had 18.90% error between the recorded and programmed puff durations. The rest of the devices fell between these two, </w:t>
      </w:r>
      <w:commentRangeStart w:id="263"/>
      <w:commentRangeStart w:id="264"/>
      <w:r w:rsidRPr="00A017B4">
        <w:rPr>
          <w:color w:val="000000"/>
        </w:rPr>
        <w:t xml:space="preserve">with an average atomizer duration relative error of </w:t>
      </w:r>
      <w:ins w:id="265" w:author="Md Rafi Islam" w:date="2026-08-12T11:49:00Z" w16du:dateUtc="2026-08-12T16:49:00Z">
        <w:r w:rsidR="00DF23DC">
          <w:rPr>
            <w:color w:val="000000"/>
          </w:rPr>
          <w:t>6.88</w:t>
        </w:r>
      </w:ins>
      <w:del w:id="266" w:author="Md Rafi Islam" w:date="2026-08-12T11:49:00Z" w16du:dateUtc="2026-08-12T16:49:00Z">
        <w:r w:rsidRPr="00A017B4" w:rsidDel="00DF23DC">
          <w:rPr>
            <w:color w:val="000000"/>
          </w:rPr>
          <w:delText>7.59</w:delText>
        </w:r>
      </w:del>
      <w:r w:rsidRPr="00A017B4">
        <w:rPr>
          <w:color w:val="000000"/>
        </w:rPr>
        <w:t>% across all ENDS.</w:t>
      </w:r>
      <w:commentRangeEnd w:id="263"/>
      <w:r w:rsidRPr="00A017B4">
        <w:rPr>
          <w:rStyle w:val="CommentReference"/>
          <w:color w:val="000000"/>
          <w:sz w:val="20"/>
          <w:szCs w:val="20"/>
        </w:rPr>
        <w:commentReference w:id="263"/>
      </w:r>
      <w:commentRangeEnd w:id="264"/>
      <w:r w:rsidR="003B768C" w:rsidRPr="00A017B4">
        <w:rPr>
          <w:rStyle w:val="CommentReference"/>
          <w:color w:val="000000"/>
          <w:sz w:val="20"/>
          <w:szCs w:val="20"/>
        </w:rPr>
        <w:commentReference w:id="264"/>
      </w:r>
      <w:r w:rsidRPr="00A017B4">
        <w:rPr>
          <w:color w:val="000000"/>
        </w:rPr>
        <w:t xml:space="preserve">  </w:t>
      </w:r>
    </w:p>
    <w:p w14:paraId="120293A3" w14:textId="6B915165" w:rsidR="002947C5" w:rsidRPr="00A017B4" w:rsidRDefault="002947C5" w:rsidP="00D050EC">
      <w:pPr>
        <w:pStyle w:val="Heading2"/>
        <w:numPr>
          <w:ilvl w:val="0"/>
          <w:numId w:val="0"/>
        </w:numPr>
      </w:pPr>
      <w:r w:rsidRPr="00A017B4">
        <w:t xml:space="preserve">B. </w:t>
      </w:r>
      <w:ins w:id="267" w:author="Edward Sazonov" w:date="2026-08-04T14:34:00Z" w16du:dateUtc="2026-08-04T19:34:00Z">
        <w:r w:rsidR="00543DDA" w:rsidRPr="00A017B4">
          <w:t>Hybrid Bench/Daily-Carry Robustness Testing</w:t>
        </w:r>
      </w:ins>
    </w:p>
    <w:p w14:paraId="0875C63D" w14:textId="7816A555" w:rsidR="003C5DA4" w:rsidRPr="00A017B4" w:rsidRDefault="003C5DA4" w:rsidP="003C5DA4">
      <w:pPr>
        <w:pStyle w:val="PARAIndent"/>
      </w:pPr>
      <w:ins w:id="268" w:author="Reviewer-Response Edit" w:date="2026-08-04T00:00:00Z">
        <w:r w:rsidRPr="00A017B4">
          <w:t xml:space="preserve">The results of the </w:t>
        </w:r>
      </w:ins>
      <w:ins w:id="269" w:author="Edward Sazonov" w:date="2026-08-04T14:35:00Z" w16du:dateUtc="2026-08-04T19:35:00Z">
        <w:r w:rsidR="00543DDA" w:rsidRPr="00A017B4">
          <w:t>hybrid bench/daily-carry robustness testing</w:t>
        </w:r>
      </w:ins>
      <w:r w:rsidRPr="00A017B4">
        <w:t xml:space="preserve">, incorporating data from both the NJOY ACE and Geek Bar Pulse X ENDS devices, are presented in Fig. 8. </w:t>
      </w:r>
      <w:bookmarkStart w:id="270" w:name="_Hlk227073835"/>
      <w:ins w:id="271" w:author="Reviewer-Response Edit" w:date="2026-08-04T00:00:00Z">
        <w:r w:rsidRPr="00A017B4">
          <w:t xml:space="preserve">To characterize the sensitivity of detection performance to the duration threshold, a day-stratified analysis was performed in which each day was held out in turn and threshold performance was summarized by the mean F1 score across </w:t>
        </w:r>
        <w:r w:rsidRPr="00A017B4">
          <w:t>days. Because all reference puffs in this experiment were programmed at 1, 2, or 3 s, this analysis characterizes the rejection of brief interference and the stability of the threshold across days; it cannot establish the prevalence or detectability of genuine sub-second human puffs.</w:t>
        </w:r>
      </w:ins>
      <w:bookmarkEnd w:id="270"/>
      <w:r w:rsidRPr="00A017B4">
        <w:t xml:space="preserve"> For each detection threshold </w:t>
      </w:r>
      <w:r w:rsidRPr="00A017B4">
        <w:rPr>
          <w:rFonts w:ascii="Cambria Math" w:hAnsi="Cambria Math" w:cs="Cambria Math"/>
          <w:i/>
          <w:iCs/>
        </w:rPr>
        <w:t>T</w:t>
      </w:r>
      <w:r w:rsidRPr="00A017B4">
        <w:t>, the mean F1 score was computed across validation folds, and the shaded region represents the corresponding 95% confidence band.</w:t>
      </w:r>
    </w:p>
    <w:p w14:paraId="2942D2FA" w14:textId="3D1BC5D1" w:rsidR="003C5DA4" w:rsidRPr="00A017B4" w:rsidRDefault="003C5DA4" w:rsidP="003C5DA4">
      <w:pPr>
        <w:pStyle w:val="Text"/>
      </w:pPr>
      <w:r w:rsidRPr="00A017B4">
        <w:t>At low detection thresholds (0–0.2s), the mean F1 score exceeded 0.93, with high recall and comparatively lower precision. Between thresholds of 0.4s and 1.0s, the mean F1 score remained near its maximum (approximately 0.96–0.97), with a relatively narrow confidence band, demonstrating stable performance. This threshold range corresponds to the most reliable operating region for threshold-based puff detection.</w:t>
      </w:r>
    </w:p>
    <w:p w14:paraId="03A478DF" w14:textId="41BD5FCC" w:rsidR="003C5DA4" w:rsidRPr="00A017B4" w:rsidRDefault="003C5DA4" w:rsidP="003C5DA4">
      <w:pPr>
        <w:pStyle w:val="PARAIndent"/>
      </w:pPr>
      <w:r w:rsidRPr="00A017B4">
        <w:lastRenderedPageBreak/>
        <w:t xml:space="preserve">For thresholds greater than 1.0s, a pronounced decline in mean F1 score was observed, reflecting the exclusion of shorter puffs inherent to the discrete-duration test protocol. Specifically, the mean F1 score decreased to approximately 0.78 at 1.2s and remained near 0.75–0.76 through 2.0s. At thresholds of 2.4s and above, where both 1-second and 2-second puffs were excluded, the mean F1 score dropped to approximately 0.48, indicating a substantial reduction in detection sensitivity. The widening of the confidence band in this region further reflects increased variability across </w:t>
      </w:r>
      <w:r w:rsidRPr="00A017B4">
        <w:rPr>
          <w:noProof/>
        </w:rPr>
        <mc:AlternateContent>
          <mc:Choice Requires="wps">
            <w:drawing>
              <wp:anchor distT="0" distB="0" distL="114300" distR="114300" simplePos="0" relativeHeight="251673600" behindDoc="0" locked="0" layoutInCell="1" allowOverlap="1" wp14:anchorId="4B5BEDA6" wp14:editId="527F1DB1">
                <wp:simplePos x="0" y="0"/>
                <wp:positionH relativeFrom="margin">
                  <wp:posOffset>-84425</wp:posOffset>
                </wp:positionH>
                <wp:positionV relativeFrom="paragraph">
                  <wp:posOffset>-72242</wp:posOffset>
                </wp:positionV>
                <wp:extent cx="6670040" cy="6249670"/>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6670040" cy="6249670"/>
                        </a:xfrm>
                        <a:prstGeom prst="rect">
                          <a:avLst/>
                        </a:prstGeom>
                        <a:solidFill>
                          <a:schemeClr val="lt1"/>
                        </a:solidFill>
                        <a:ln w="6350">
                          <a:noFill/>
                        </a:ln>
                      </wps:spPr>
                      <wps:txbx>
                        <w:txbxContent>
                          <w:p w14:paraId="3CD3506D" w14:textId="77777777" w:rsidR="00F739FA" w:rsidRPr="00A017B4" w:rsidRDefault="00F739FA" w:rsidP="00F739FA">
                            <w:pPr>
                              <w:ind w:left="202" w:firstLine="202"/>
                              <w:jc w:val="center"/>
                              <w:rPr>
                                <w:lang w:eastAsia="x-none"/>
                              </w:rPr>
                            </w:pPr>
                            <w:r w:rsidRPr="00A017B4">
                              <w:rPr>
                                <w:b/>
                                <w:bCs/>
                                <w:lang w:eastAsia="x-none"/>
                              </w:rPr>
                              <w:t>Table 3.</w:t>
                            </w:r>
                            <w:r w:rsidRPr="00A017B4">
                              <w:rPr>
                                <w:lang w:eastAsia="x-none"/>
                              </w:rPr>
                              <w:t xml:space="preserve"> Bench Lifecycle Testing Results</w:t>
                            </w:r>
                          </w:p>
                          <w:tbl>
                            <w:tblPr>
                              <w:tblW w:w="5031"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
                              <w:gridCol w:w="1426"/>
                              <w:gridCol w:w="618"/>
                              <w:gridCol w:w="849"/>
                              <w:gridCol w:w="844"/>
                              <w:gridCol w:w="588"/>
                              <w:gridCol w:w="491"/>
                              <w:gridCol w:w="473"/>
                              <w:gridCol w:w="1109"/>
                              <w:gridCol w:w="1109"/>
                              <w:gridCol w:w="1206"/>
                              <w:gridCol w:w="1294"/>
                            </w:tblGrid>
                            <w:tr w:rsidR="00F739FA" w:rsidRPr="00A017B4" w14:paraId="7B9BEB92" w14:textId="77777777" w:rsidTr="00C20B72">
                              <w:trPr>
                                <w:trHeight w:val="224"/>
                              </w:trPr>
                              <w:tc>
                                <w:tcPr>
                                  <w:tcW w:w="236" w:type="pct"/>
                                  <w:vMerge w:val="restart"/>
                                </w:tcPr>
                                <w:p w14:paraId="11C133C0" w14:textId="77777777" w:rsidR="00F739FA" w:rsidRPr="00A017B4" w:rsidRDefault="00F739FA" w:rsidP="00474A08">
                                  <w:pPr>
                                    <w:jc w:val="center"/>
                                    <w:rPr>
                                      <w:b/>
                                      <w:bCs/>
                                      <w:color w:val="000000"/>
                                      <w:sz w:val="16"/>
                                      <w:szCs w:val="16"/>
                                    </w:rPr>
                                  </w:pPr>
                                  <w:r w:rsidRPr="00A017B4">
                                    <w:rPr>
                                      <w:i/>
                                      <w:iCs/>
                                      <w:color w:val="000000"/>
                                      <w:sz w:val="16"/>
                                      <w:szCs w:val="16"/>
                                    </w:rPr>
                                    <w:t>#</w:t>
                                  </w:r>
                                </w:p>
                              </w:tc>
                              <w:tc>
                                <w:tcPr>
                                  <w:tcW w:w="679" w:type="pct"/>
                                  <w:vMerge w:val="restart"/>
                                </w:tcPr>
                                <w:p w14:paraId="3BEB1189" w14:textId="77777777" w:rsidR="00F739FA" w:rsidRPr="00A017B4" w:rsidRDefault="00F739FA" w:rsidP="00474A08">
                                  <w:pPr>
                                    <w:jc w:val="center"/>
                                    <w:rPr>
                                      <w:color w:val="000000"/>
                                      <w:sz w:val="16"/>
                                      <w:szCs w:val="16"/>
                                    </w:rPr>
                                  </w:pPr>
                                  <w:r w:rsidRPr="00A017B4">
                                    <w:rPr>
                                      <w:i/>
                                      <w:iCs/>
                                      <w:color w:val="000000"/>
                                      <w:sz w:val="16"/>
                                      <w:szCs w:val="16"/>
                                    </w:rPr>
                                    <w:t>Vape Model</w:t>
                                  </w:r>
                                </w:p>
                              </w:tc>
                              <w:tc>
                                <w:tcPr>
                                  <w:tcW w:w="698" w:type="pct"/>
                                  <w:gridSpan w:val="2"/>
                                  <w:vMerge w:val="restart"/>
                                </w:tcPr>
                                <w:p w14:paraId="440C84DE" w14:textId="77777777" w:rsidR="00F739FA" w:rsidRPr="00A017B4" w:rsidRDefault="00F739FA" w:rsidP="00474A08">
                                  <w:pPr>
                                    <w:jc w:val="center"/>
                                    <w:rPr>
                                      <w:b/>
                                      <w:bCs/>
                                      <w:color w:val="000000"/>
                                      <w:sz w:val="16"/>
                                      <w:szCs w:val="16"/>
                                    </w:rPr>
                                  </w:pPr>
                                  <w:r w:rsidRPr="00A017B4">
                                    <w:rPr>
                                      <w:b/>
                                      <w:bCs/>
                                      <w:color w:val="000000"/>
                                      <w:sz w:val="16"/>
                                      <w:szCs w:val="16"/>
                                    </w:rPr>
                                    <w:t>Puff Produced using VM-FRIENDS</w:t>
                                  </w:r>
                                </w:p>
                              </w:tc>
                              <w:tc>
                                <w:tcPr>
                                  <w:tcW w:w="3387" w:type="pct"/>
                                  <w:gridSpan w:val="8"/>
                                </w:tcPr>
                                <w:p w14:paraId="2F521928" w14:textId="77777777" w:rsidR="00F739FA" w:rsidRPr="00A017B4" w:rsidRDefault="00F739FA" w:rsidP="00474A08">
                                  <w:pPr>
                                    <w:jc w:val="center"/>
                                    <w:rPr>
                                      <w:b/>
                                      <w:bCs/>
                                      <w:color w:val="000000"/>
                                      <w:sz w:val="16"/>
                                      <w:szCs w:val="16"/>
                                    </w:rPr>
                                  </w:pPr>
                                  <w:r w:rsidRPr="00A017B4">
                                    <w:rPr>
                                      <w:b/>
                                      <w:bCs/>
                                      <w:color w:val="000000"/>
                                      <w:sz w:val="16"/>
                                      <w:szCs w:val="16"/>
                                    </w:rPr>
                                    <w:t>FRIENDS Measurements</w:t>
                                  </w:r>
                                </w:p>
                              </w:tc>
                            </w:tr>
                            <w:tr w:rsidR="00F739FA" w:rsidRPr="00924064" w14:paraId="7895118D" w14:textId="77777777" w:rsidTr="00C20B72">
                              <w:trPr>
                                <w:trHeight w:val="224"/>
                              </w:trPr>
                              <w:tc>
                                <w:tcPr>
                                  <w:tcW w:w="236" w:type="pct"/>
                                  <w:vMerge/>
                                </w:tcPr>
                                <w:p w14:paraId="27A92A4A" w14:textId="77777777" w:rsidR="00F739FA" w:rsidRPr="00A017B4" w:rsidRDefault="00F739FA" w:rsidP="00474A08">
                                  <w:pPr>
                                    <w:jc w:val="center"/>
                                    <w:rPr>
                                      <w:b/>
                                      <w:bCs/>
                                      <w:color w:val="000000"/>
                                      <w:sz w:val="16"/>
                                      <w:szCs w:val="16"/>
                                    </w:rPr>
                                  </w:pPr>
                                </w:p>
                              </w:tc>
                              <w:tc>
                                <w:tcPr>
                                  <w:tcW w:w="679" w:type="pct"/>
                                  <w:vMerge/>
                                </w:tcPr>
                                <w:p w14:paraId="1FC8223D" w14:textId="77777777" w:rsidR="00F739FA" w:rsidRPr="00A017B4" w:rsidRDefault="00F739FA" w:rsidP="00474A08">
                                  <w:pPr>
                                    <w:jc w:val="center"/>
                                    <w:rPr>
                                      <w:color w:val="000000"/>
                                      <w:sz w:val="16"/>
                                      <w:szCs w:val="16"/>
                                    </w:rPr>
                                  </w:pPr>
                                </w:p>
                              </w:tc>
                              <w:tc>
                                <w:tcPr>
                                  <w:tcW w:w="698" w:type="pct"/>
                                  <w:gridSpan w:val="2"/>
                                  <w:vMerge/>
                                </w:tcPr>
                                <w:p w14:paraId="5BD65154" w14:textId="77777777" w:rsidR="00F739FA" w:rsidRPr="00A017B4" w:rsidRDefault="00F739FA" w:rsidP="00474A08">
                                  <w:pPr>
                                    <w:jc w:val="center"/>
                                    <w:rPr>
                                      <w:b/>
                                      <w:bCs/>
                                      <w:color w:val="000000"/>
                                      <w:sz w:val="16"/>
                                      <w:szCs w:val="16"/>
                                    </w:rPr>
                                  </w:pPr>
                                </w:p>
                              </w:tc>
                              <w:tc>
                                <w:tcPr>
                                  <w:tcW w:w="2771" w:type="pct"/>
                                  <w:gridSpan w:val="7"/>
                                </w:tcPr>
                                <w:p w14:paraId="47FAF52F" w14:textId="77777777" w:rsidR="00F739FA" w:rsidRPr="00A017B4" w:rsidRDefault="00F739FA" w:rsidP="00474A08">
                                  <w:pPr>
                                    <w:jc w:val="center"/>
                                    <w:rPr>
                                      <w:i/>
                                      <w:iCs/>
                                      <w:color w:val="000000"/>
                                      <w:sz w:val="16"/>
                                      <w:szCs w:val="16"/>
                                    </w:rPr>
                                  </w:pPr>
                                  <w:r w:rsidRPr="00A017B4">
                                    <w:rPr>
                                      <w:i/>
                                      <w:iCs/>
                                      <w:color w:val="000000"/>
                                      <w:sz w:val="16"/>
                                      <w:szCs w:val="16"/>
                                    </w:rPr>
                                    <w:t>Puff Count Measurement</w:t>
                                  </w:r>
                                </w:p>
                              </w:tc>
                              <w:tc>
                                <w:tcPr>
                                  <w:tcW w:w="616" w:type="pct"/>
                                  <w:vMerge w:val="restart"/>
                                </w:tcPr>
                                <w:p w14:paraId="019CD49C" w14:textId="77777777" w:rsidR="00F739FA" w:rsidRPr="006616DB" w:rsidRDefault="00F739FA" w:rsidP="00474A08">
                                  <w:pPr>
                                    <w:jc w:val="center"/>
                                    <w:rPr>
                                      <w:b/>
                                      <w:bCs/>
                                      <w:color w:val="000000"/>
                                      <w:sz w:val="16"/>
                                      <w:szCs w:val="16"/>
                                      <w:lang w:val="fr-FR"/>
                                    </w:rPr>
                                  </w:pPr>
                                  <w:r w:rsidRPr="006616DB">
                                    <w:rPr>
                                      <w:i/>
                                      <w:iCs/>
                                      <w:color w:val="000000"/>
                                      <w:sz w:val="16"/>
                                      <w:szCs w:val="16"/>
                                      <w:lang w:val="fr-FR"/>
                                    </w:rPr>
                                    <w:t>Atomizer Activation Duration RE ± 95% CI (%)</w:t>
                                  </w:r>
                                </w:p>
                              </w:tc>
                            </w:tr>
                            <w:tr w:rsidR="00F739FA" w:rsidRPr="00A017B4" w14:paraId="3267FE9B" w14:textId="77777777" w:rsidTr="00C134E8">
                              <w:trPr>
                                <w:trHeight w:val="593"/>
                              </w:trPr>
                              <w:tc>
                                <w:tcPr>
                                  <w:tcW w:w="236" w:type="pct"/>
                                  <w:vMerge/>
                                </w:tcPr>
                                <w:p w14:paraId="09CF46DD" w14:textId="77777777" w:rsidR="00F739FA" w:rsidRPr="006616DB" w:rsidRDefault="00F739FA" w:rsidP="00474A08">
                                  <w:pPr>
                                    <w:jc w:val="center"/>
                                    <w:rPr>
                                      <w:i/>
                                      <w:iCs/>
                                      <w:color w:val="000000"/>
                                      <w:sz w:val="16"/>
                                      <w:szCs w:val="16"/>
                                      <w:lang w:val="fr-FR"/>
                                    </w:rPr>
                                  </w:pPr>
                                </w:p>
                              </w:tc>
                              <w:tc>
                                <w:tcPr>
                                  <w:tcW w:w="679" w:type="pct"/>
                                  <w:vMerge/>
                                </w:tcPr>
                                <w:p w14:paraId="6FDE35DE" w14:textId="77777777" w:rsidR="00F739FA" w:rsidRPr="006616DB" w:rsidRDefault="00F739FA" w:rsidP="00474A08">
                                  <w:pPr>
                                    <w:jc w:val="center"/>
                                    <w:rPr>
                                      <w:i/>
                                      <w:iCs/>
                                      <w:color w:val="000000"/>
                                      <w:sz w:val="16"/>
                                      <w:szCs w:val="16"/>
                                      <w:lang w:val="fr-FR"/>
                                    </w:rPr>
                                  </w:pPr>
                                </w:p>
                              </w:tc>
                              <w:tc>
                                <w:tcPr>
                                  <w:tcW w:w="294" w:type="pct"/>
                                </w:tcPr>
                                <w:p w14:paraId="3AC57E95" w14:textId="77777777" w:rsidR="00F739FA" w:rsidRPr="00A017B4" w:rsidRDefault="00F739FA" w:rsidP="00474A08">
                                  <w:pPr>
                                    <w:jc w:val="center"/>
                                    <w:rPr>
                                      <w:i/>
                                      <w:iCs/>
                                      <w:color w:val="000000"/>
                                      <w:sz w:val="16"/>
                                      <w:szCs w:val="16"/>
                                    </w:rPr>
                                  </w:pPr>
                                  <w:r w:rsidRPr="00A017B4">
                                    <w:rPr>
                                      <w:i/>
                                      <w:iCs/>
                                      <w:color w:val="000000"/>
                                      <w:sz w:val="16"/>
                                      <w:szCs w:val="16"/>
                                    </w:rPr>
                                    <w:t>No. of Puffs</w:t>
                                  </w:r>
                                </w:p>
                              </w:tc>
                              <w:tc>
                                <w:tcPr>
                                  <w:tcW w:w="404" w:type="pct"/>
                                </w:tcPr>
                                <w:p w14:paraId="4595FA90" w14:textId="77777777" w:rsidR="00F739FA" w:rsidRPr="00A017B4" w:rsidRDefault="00F739FA" w:rsidP="00474A08">
                                  <w:pPr>
                                    <w:jc w:val="center"/>
                                    <w:rPr>
                                      <w:i/>
                                      <w:iCs/>
                                      <w:color w:val="000000"/>
                                      <w:sz w:val="16"/>
                                      <w:szCs w:val="16"/>
                                    </w:rPr>
                                  </w:pPr>
                                  <w:r w:rsidRPr="00A017B4">
                                    <w:rPr>
                                      <w:i/>
                                      <w:iCs/>
                                      <w:color w:val="000000"/>
                                      <w:sz w:val="16"/>
                                      <w:szCs w:val="16"/>
                                    </w:rPr>
                                    <w:t>No. of Sessions</w:t>
                                  </w:r>
                                </w:p>
                              </w:tc>
                              <w:tc>
                                <w:tcPr>
                                  <w:tcW w:w="402" w:type="pct"/>
                                </w:tcPr>
                                <w:p w14:paraId="25BA3763" w14:textId="77777777" w:rsidR="00F739FA" w:rsidRPr="00A017B4" w:rsidRDefault="00F739FA" w:rsidP="00474A08">
                                  <w:pPr>
                                    <w:jc w:val="center"/>
                                    <w:rPr>
                                      <w:i/>
                                      <w:iCs/>
                                      <w:color w:val="000000"/>
                                      <w:sz w:val="16"/>
                                      <w:szCs w:val="16"/>
                                    </w:rPr>
                                  </w:pPr>
                                  <w:r w:rsidRPr="00A017B4">
                                    <w:rPr>
                                      <w:i/>
                                      <w:iCs/>
                                      <w:color w:val="000000"/>
                                      <w:sz w:val="16"/>
                                      <w:szCs w:val="16"/>
                                    </w:rPr>
                                    <w:t>Puffs Detected</w:t>
                                  </w:r>
                                </w:p>
                              </w:tc>
                              <w:tc>
                                <w:tcPr>
                                  <w:tcW w:w="280" w:type="pct"/>
                                </w:tcPr>
                                <w:p w14:paraId="73EB98F8" w14:textId="77777777" w:rsidR="00F739FA" w:rsidRPr="00A017B4" w:rsidRDefault="00F739FA" w:rsidP="00474A08">
                                  <w:pPr>
                                    <w:jc w:val="center"/>
                                    <w:rPr>
                                      <w:i/>
                                      <w:iCs/>
                                      <w:color w:val="000000"/>
                                      <w:sz w:val="16"/>
                                      <w:szCs w:val="16"/>
                                    </w:rPr>
                                  </w:pPr>
                                  <w:r w:rsidRPr="00A017B4">
                                    <w:rPr>
                                      <w:i/>
                                      <w:iCs/>
                                      <w:color w:val="000000"/>
                                      <w:sz w:val="16"/>
                                      <w:szCs w:val="16"/>
                                    </w:rPr>
                                    <w:t>TP</w:t>
                                  </w:r>
                                </w:p>
                              </w:tc>
                              <w:tc>
                                <w:tcPr>
                                  <w:tcW w:w="234" w:type="pct"/>
                                </w:tcPr>
                                <w:p w14:paraId="3058514A" w14:textId="77777777" w:rsidR="00F739FA" w:rsidRPr="00A017B4" w:rsidRDefault="00F739FA" w:rsidP="00474A08">
                                  <w:pPr>
                                    <w:jc w:val="center"/>
                                    <w:rPr>
                                      <w:i/>
                                      <w:iCs/>
                                      <w:color w:val="000000"/>
                                      <w:sz w:val="16"/>
                                      <w:szCs w:val="16"/>
                                    </w:rPr>
                                  </w:pPr>
                                  <w:r w:rsidRPr="00A017B4">
                                    <w:rPr>
                                      <w:i/>
                                      <w:iCs/>
                                      <w:color w:val="000000"/>
                                      <w:sz w:val="16"/>
                                      <w:szCs w:val="16"/>
                                    </w:rPr>
                                    <w:t>FP</w:t>
                                  </w:r>
                                </w:p>
                              </w:tc>
                              <w:tc>
                                <w:tcPr>
                                  <w:tcW w:w="225" w:type="pct"/>
                                </w:tcPr>
                                <w:p w14:paraId="47334CA3" w14:textId="77777777" w:rsidR="00F739FA" w:rsidRPr="00A017B4" w:rsidRDefault="00F739FA" w:rsidP="00474A08">
                                  <w:pPr>
                                    <w:jc w:val="center"/>
                                    <w:rPr>
                                      <w:color w:val="000000"/>
                                      <w:sz w:val="16"/>
                                      <w:szCs w:val="16"/>
                                    </w:rPr>
                                  </w:pPr>
                                  <w:r w:rsidRPr="00A017B4">
                                    <w:rPr>
                                      <w:i/>
                                      <w:iCs/>
                                      <w:color w:val="000000"/>
                                      <w:sz w:val="16"/>
                                      <w:szCs w:val="16"/>
                                    </w:rPr>
                                    <w:t>FN</w:t>
                                  </w:r>
                                </w:p>
                              </w:tc>
                              <w:tc>
                                <w:tcPr>
                                  <w:tcW w:w="528" w:type="pct"/>
                                </w:tcPr>
                                <w:p w14:paraId="160FF15E" w14:textId="77777777" w:rsidR="00F739FA" w:rsidRPr="00A017B4" w:rsidRDefault="00F739FA" w:rsidP="00474A08">
                                  <w:pPr>
                                    <w:jc w:val="center"/>
                                    <w:rPr>
                                      <w:color w:val="000000"/>
                                      <w:sz w:val="16"/>
                                      <w:szCs w:val="16"/>
                                    </w:rPr>
                                  </w:pPr>
                                  <w:r w:rsidRPr="00A017B4">
                                    <w:rPr>
                                      <w:i/>
                                      <w:iCs/>
                                      <w:color w:val="000000"/>
                                      <w:sz w:val="16"/>
                                      <w:szCs w:val="16"/>
                                    </w:rPr>
                                    <w:t>Precision ± 95% CI</w:t>
                                  </w:r>
                                  <w:del w:id="272" w:author="Md Rafi Islam" w:date="2026-08-12T17:11:00Z" w16du:dateUtc="2026-08-12T22:11:00Z">
                                    <w:r w:rsidRPr="00A017B4" w:rsidDel="0041279D">
                                      <w:rPr>
                                        <w:i/>
                                        <w:iCs/>
                                        <w:color w:val="000000"/>
                                        <w:sz w:val="16"/>
                                        <w:szCs w:val="16"/>
                                      </w:rPr>
                                      <w:delText xml:space="preserve"> (%)</w:delText>
                                    </w:r>
                                  </w:del>
                                </w:p>
                              </w:tc>
                              <w:tc>
                                <w:tcPr>
                                  <w:tcW w:w="528" w:type="pct"/>
                                </w:tcPr>
                                <w:p w14:paraId="7CAB690E" w14:textId="77777777" w:rsidR="00F739FA" w:rsidRPr="00A017B4" w:rsidRDefault="00F739FA" w:rsidP="00474A08">
                                  <w:pPr>
                                    <w:jc w:val="center"/>
                                    <w:rPr>
                                      <w:i/>
                                      <w:iCs/>
                                      <w:color w:val="000000"/>
                                      <w:sz w:val="16"/>
                                      <w:szCs w:val="16"/>
                                    </w:rPr>
                                  </w:pPr>
                                  <w:r w:rsidRPr="00A017B4">
                                    <w:rPr>
                                      <w:i/>
                                      <w:iCs/>
                                      <w:color w:val="000000"/>
                                      <w:sz w:val="16"/>
                                      <w:szCs w:val="16"/>
                                    </w:rPr>
                                    <w:t>Recall ± 95% CI</w:t>
                                  </w:r>
                                  <w:del w:id="273" w:author="Md Rafi Islam" w:date="2026-08-12T17:11:00Z" w16du:dateUtc="2026-08-12T22:11:00Z">
                                    <w:r w:rsidRPr="00A017B4" w:rsidDel="0041279D">
                                      <w:rPr>
                                        <w:i/>
                                        <w:iCs/>
                                        <w:color w:val="000000"/>
                                        <w:sz w:val="16"/>
                                        <w:szCs w:val="16"/>
                                      </w:rPr>
                                      <w:delText xml:space="preserve"> (%)</w:delText>
                                    </w:r>
                                  </w:del>
                                </w:p>
                              </w:tc>
                              <w:tc>
                                <w:tcPr>
                                  <w:tcW w:w="574" w:type="pct"/>
                                </w:tcPr>
                                <w:p w14:paraId="56EA29FB" w14:textId="77777777" w:rsidR="00F739FA" w:rsidRPr="00A017B4" w:rsidRDefault="00F739FA" w:rsidP="00474A08">
                                  <w:pPr>
                                    <w:jc w:val="center"/>
                                    <w:rPr>
                                      <w:i/>
                                      <w:iCs/>
                                      <w:color w:val="000000"/>
                                      <w:sz w:val="16"/>
                                      <w:szCs w:val="16"/>
                                    </w:rPr>
                                  </w:pPr>
                                  <w:r w:rsidRPr="00A017B4">
                                    <w:rPr>
                                      <w:i/>
                                      <w:iCs/>
                                      <w:color w:val="000000"/>
                                      <w:sz w:val="16"/>
                                      <w:szCs w:val="16"/>
                                    </w:rPr>
                                    <w:t>Puff Count MAE ± 95% CI (%)</w:t>
                                  </w:r>
                                </w:p>
                              </w:tc>
                              <w:tc>
                                <w:tcPr>
                                  <w:tcW w:w="616" w:type="pct"/>
                                  <w:vMerge/>
                                </w:tcPr>
                                <w:p w14:paraId="70597199" w14:textId="77777777" w:rsidR="00F739FA" w:rsidRPr="00A017B4" w:rsidRDefault="00F739FA" w:rsidP="00474A08">
                                  <w:pPr>
                                    <w:jc w:val="center"/>
                                    <w:rPr>
                                      <w:i/>
                                      <w:iCs/>
                                      <w:color w:val="000000"/>
                                      <w:sz w:val="16"/>
                                      <w:szCs w:val="16"/>
                                    </w:rPr>
                                  </w:pPr>
                                </w:p>
                              </w:tc>
                            </w:tr>
                            <w:tr w:rsidR="00C134E8" w:rsidRPr="00A017B4" w14:paraId="16C25865" w14:textId="77777777" w:rsidTr="00C134E8">
                              <w:trPr>
                                <w:trHeight w:val="285"/>
                              </w:trPr>
                              <w:tc>
                                <w:tcPr>
                                  <w:tcW w:w="236" w:type="pct"/>
                                </w:tcPr>
                                <w:p w14:paraId="5A9F5C3F"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EA2B1DB" w14:textId="77777777" w:rsidR="00C134E8" w:rsidRPr="00A017B4" w:rsidRDefault="00C134E8" w:rsidP="00C134E8">
                                  <w:pPr>
                                    <w:jc w:val="center"/>
                                    <w:rPr>
                                      <w:color w:val="000000"/>
                                      <w:sz w:val="16"/>
                                      <w:szCs w:val="16"/>
                                    </w:rPr>
                                  </w:pPr>
                                  <w:r w:rsidRPr="00A017B4">
                                    <w:rPr>
                                      <w:sz w:val="16"/>
                                      <w:szCs w:val="16"/>
                                    </w:rPr>
                                    <w:t>Adjust Myflavor</w:t>
                                  </w:r>
                                </w:p>
                              </w:tc>
                              <w:tc>
                                <w:tcPr>
                                  <w:tcW w:w="294" w:type="pct"/>
                                </w:tcPr>
                                <w:p w14:paraId="328DF7A6" w14:textId="77777777" w:rsidR="00C134E8" w:rsidRPr="00A017B4" w:rsidRDefault="00C134E8" w:rsidP="00C134E8">
                                  <w:pPr>
                                    <w:jc w:val="center"/>
                                    <w:rPr>
                                      <w:color w:val="000000"/>
                                      <w:sz w:val="16"/>
                                      <w:szCs w:val="16"/>
                                    </w:rPr>
                                  </w:pPr>
                                  <w:r w:rsidRPr="00A017B4">
                                    <w:rPr>
                                      <w:sz w:val="16"/>
                                      <w:szCs w:val="16"/>
                                    </w:rPr>
                                    <w:t>440</w:t>
                                  </w:r>
                                </w:p>
                              </w:tc>
                              <w:tc>
                                <w:tcPr>
                                  <w:tcW w:w="404" w:type="pct"/>
                                </w:tcPr>
                                <w:p w14:paraId="0B627406" w14:textId="77777777" w:rsidR="00C134E8" w:rsidRPr="00A017B4" w:rsidRDefault="00C134E8" w:rsidP="00C134E8">
                                  <w:pPr>
                                    <w:jc w:val="center"/>
                                    <w:rPr>
                                      <w:color w:val="000000"/>
                                      <w:sz w:val="16"/>
                                      <w:szCs w:val="16"/>
                                    </w:rPr>
                                  </w:pPr>
                                  <w:r w:rsidRPr="00A017B4">
                                    <w:rPr>
                                      <w:sz w:val="16"/>
                                      <w:szCs w:val="16"/>
                                    </w:rPr>
                                    <w:t>11</w:t>
                                  </w:r>
                                </w:p>
                              </w:tc>
                              <w:tc>
                                <w:tcPr>
                                  <w:tcW w:w="402" w:type="pct"/>
                                </w:tcPr>
                                <w:p w14:paraId="5B09C00D" w14:textId="77777777" w:rsidR="00C134E8" w:rsidRPr="00A017B4" w:rsidRDefault="00C134E8" w:rsidP="00C134E8">
                                  <w:pPr>
                                    <w:jc w:val="center"/>
                                    <w:rPr>
                                      <w:color w:val="000000"/>
                                      <w:sz w:val="16"/>
                                      <w:szCs w:val="16"/>
                                    </w:rPr>
                                  </w:pPr>
                                  <w:r w:rsidRPr="00A017B4">
                                    <w:rPr>
                                      <w:sz w:val="16"/>
                                      <w:szCs w:val="16"/>
                                    </w:rPr>
                                    <w:t>440</w:t>
                                  </w:r>
                                </w:p>
                              </w:tc>
                              <w:tc>
                                <w:tcPr>
                                  <w:tcW w:w="280" w:type="pct"/>
                                </w:tcPr>
                                <w:p w14:paraId="2019A391" w14:textId="77777777" w:rsidR="00C134E8" w:rsidRPr="00A017B4" w:rsidRDefault="00C134E8" w:rsidP="00C134E8">
                                  <w:pPr>
                                    <w:jc w:val="center"/>
                                    <w:rPr>
                                      <w:sz w:val="16"/>
                                      <w:szCs w:val="16"/>
                                    </w:rPr>
                                  </w:pPr>
                                  <w:r w:rsidRPr="00A017B4">
                                    <w:rPr>
                                      <w:sz w:val="16"/>
                                      <w:szCs w:val="16"/>
                                    </w:rPr>
                                    <w:t>440</w:t>
                                  </w:r>
                                </w:p>
                              </w:tc>
                              <w:tc>
                                <w:tcPr>
                                  <w:tcW w:w="234" w:type="pct"/>
                                </w:tcPr>
                                <w:p w14:paraId="12A4BA49" w14:textId="77777777" w:rsidR="00C134E8" w:rsidRPr="00A017B4" w:rsidRDefault="00C134E8" w:rsidP="00C134E8">
                                  <w:pPr>
                                    <w:jc w:val="center"/>
                                    <w:rPr>
                                      <w:sz w:val="16"/>
                                      <w:szCs w:val="16"/>
                                    </w:rPr>
                                  </w:pPr>
                                  <w:r w:rsidRPr="00A017B4">
                                    <w:rPr>
                                      <w:sz w:val="16"/>
                                      <w:szCs w:val="16"/>
                                    </w:rPr>
                                    <w:t>0</w:t>
                                  </w:r>
                                </w:p>
                              </w:tc>
                              <w:tc>
                                <w:tcPr>
                                  <w:tcW w:w="225" w:type="pct"/>
                                </w:tcPr>
                                <w:p w14:paraId="548B365E"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BB1A8A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69A0468A"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4BF12BF" w14:textId="0232B841" w:rsidR="00C134E8" w:rsidRPr="00A017B4" w:rsidRDefault="009E312F" w:rsidP="00C134E8">
                                  <w:pPr>
                                    <w:jc w:val="center"/>
                                    <w:rPr>
                                      <w:color w:val="000000"/>
                                      <w:sz w:val="16"/>
                                      <w:szCs w:val="16"/>
                                    </w:rPr>
                                  </w:pPr>
                                  <w:ins w:id="274" w:author="Md Rafi Islam" w:date="2026-08-12T12:44:00Z" w16du:dateUtc="2026-08-12T17:44:00Z">
                                    <w:r>
                                      <w:rPr>
                                        <w:sz w:val="16"/>
                                        <w:szCs w:val="16"/>
                                      </w:rPr>
                                      <w:t>0</w:t>
                                    </w:r>
                                  </w:ins>
                                  <w:del w:id="275" w:author="Md Rafi Islam" w:date="2026-08-12T11:34:00Z" w16du:dateUtc="2026-08-12T16:34:00Z">
                                    <w:r w:rsidR="00C134E8" w:rsidRPr="00A017B4" w:rsidDel="00F8293A">
                                      <w:rPr>
                                        <w:sz w:val="16"/>
                                        <w:szCs w:val="16"/>
                                      </w:rPr>
                                      <w:delText>0±0.00</w:delText>
                                    </w:r>
                                  </w:del>
                                </w:p>
                              </w:tc>
                              <w:tc>
                                <w:tcPr>
                                  <w:tcW w:w="616" w:type="pct"/>
                                </w:tcPr>
                                <w:p w14:paraId="713EF177" w14:textId="54FF12CE" w:rsidR="00C134E8" w:rsidRPr="00A017B4" w:rsidRDefault="00C134E8" w:rsidP="00C134E8">
                                  <w:pPr>
                                    <w:jc w:val="center"/>
                                    <w:rPr>
                                      <w:color w:val="000000"/>
                                      <w:sz w:val="16"/>
                                      <w:szCs w:val="16"/>
                                    </w:rPr>
                                  </w:pPr>
                                  <w:ins w:id="276" w:author="Md Rafi Islam" w:date="2026-08-12T11:34:00Z" w16du:dateUtc="2026-08-12T16:34:00Z">
                                    <w:r w:rsidRPr="00B13073">
                                      <w:rPr>
                                        <w:sz w:val="16"/>
                                        <w:szCs w:val="16"/>
                                      </w:rPr>
                                      <w:t>8.91±0.55</w:t>
                                    </w:r>
                                  </w:ins>
                                  <w:del w:id="277" w:author="Md Rafi Islam" w:date="2026-08-12T11:34:00Z" w16du:dateUtc="2026-08-12T16:34:00Z">
                                    <w:r w:rsidRPr="00A017B4" w:rsidDel="00F8293A">
                                      <w:rPr>
                                        <w:sz w:val="16"/>
                                        <w:szCs w:val="16"/>
                                      </w:rPr>
                                      <w:delText>8.91±0.55</w:delText>
                                    </w:r>
                                  </w:del>
                                </w:p>
                              </w:tc>
                            </w:tr>
                            <w:tr w:rsidR="00C134E8" w:rsidRPr="00A017B4" w14:paraId="7E115957" w14:textId="77777777" w:rsidTr="00C134E8">
                              <w:tc>
                                <w:tcPr>
                                  <w:tcW w:w="236" w:type="pct"/>
                                </w:tcPr>
                                <w:p w14:paraId="38C5DF6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A183B8D" w14:textId="77777777" w:rsidR="00C134E8" w:rsidRPr="00A017B4" w:rsidRDefault="00C134E8" w:rsidP="00C134E8">
                                  <w:pPr>
                                    <w:jc w:val="center"/>
                                    <w:rPr>
                                      <w:color w:val="000000"/>
                                      <w:sz w:val="16"/>
                                      <w:szCs w:val="16"/>
                                    </w:rPr>
                                  </w:pPr>
                                  <w:r w:rsidRPr="00A017B4">
                                    <w:rPr>
                                      <w:sz w:val="16"/>
                                      <w:szCs w:val="16"/>
                                    </w:rPr>
                                    <w:t>Artery CL6</w:t>
                                  </w:r>
                                </w:p>
                              </w:tc>
                              <w:tc>
                                <w:tcPr>
                                  <w:tcW w:w="294" w:type="pct"/>
                                </w:tcPr>
                                <w:p w14:paraId="2EB14E7D" w14:textId="77777777" w:rsidR="00C134E8" w:rsidRPr="00A017B4" w:rsidRDefault="00C134E8" w:rsidP="00C134E8">
                                  <w:pPr>
                                    <w:jc w:val="center"/>
                                    <w:rPr>
                                      <w:color w:val="000000"/>
                                      <w:sz w:val="16"/>
                                      <w:szCs w:val="16"/>
                                    </w:rPr>
                                  </w:pPr>
                                  <w:r w:rsidRPr="00A017B4">
                                    <w:rPr>
                                      <w:sz w:val="16"/>
                                      <w:szCs w:val="16"/>
                                    </w:rPr>
                                    <w:t>433</w:t>
                                  </w:r>
                                </w:p>
                              </w:tc>
                              <w:tc>
                                <w:tcPr>
                                  <w:tcW w:w="404" w:type="pct"/>
                                </w:tcPr>
                                <w:p w14:paraId="631CE913"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67266BAC" w14:textId="77777777" w:rsidR="00C134E8" w:rsidRPr="00A017B4" w:rsidRDefault="00C134E8" w:rsidP="00C134E8">
                                  <w:pPr>
                                    <w:jc w:val="center"/>
                                    <w:rPr>
                                      <w:color w:val="000000"/>
                                      <w:sz w:val="16"/>
                                      <w:szCs w:val="16"/>
                                    </w:rPr>
                                  </w:pPr>
                                  <w:r w:rsidRPr="00A017B4">
                                    <w:rPr>
                                      <w:sz w:val="16"/>
                                      <w:szCs w:val="16"/>
                                    </w:rPr>
                                    <w:t>403</w:t>
                                  </w:r>
                                </w:p>
                              </w:tc>
                              <w:tc>
                                <w:tcPr>
                                  <w:tcW w:w="280" w:type="pct"/>
                                </w:tcPr>
                                <w:p w14:paraId="47FD834B" w14:textId="77777777" w:rsidR="00C134E8" w:rsidRPr="00A017B4" w:rsidRDefault="00C134E8" w:rsidP="00C134E8">
                                  <w:pPr>
                                    <w:jc w:val="center"/>
                                    <w:rPr>
                                      <w:sz w:val="16"/>
                                      <w:szCs w:val="16"/>
                                    </w:rPr>
                                  </w:pPr>
                                  <w:r w:rsidRPr="00A017B4">
                                    <w:rPr>
                                      <w:sz w:val="16"/>
                                      <w:szCs w:val="16"/>
                                    </w:rPr>
                                    <w:t>403</w:t>
                                  </w:r>
                                </w:p>
                              </w:tc>
                              <w:tc>
                                <w:tcPr>
                                  <w:tcW w:w="234" w:type="pct"/>
                                </w:tcPr>
                                <w:p w14:paraId="63A2BDF8" w14:textId="77777777" w:rsidR="00C134E8" w:rsidRPr="00A017B4" w:rsidRDefault="00C134E8" w:rsidP="00C134E8">
                                  <w:pPr>
                                    <w:jc w:val="center"/>
                                    <w:rPr>
                                      <w:sz w:val="16"/>
                                      <w:szCs w:val="16"/>
                                    </w:rPr>
                                  </w:pPr>
                                  <w:r w:rsidRPr="00A017B4">
                                    <w:rPr>
                                      <w:sz w:val="16"/>
                                      <w:szCs w:val="16"/>
                                    </w:rPr>
                                    <w:t>0</w:t>
                                  </w:r>
                                </w:p>
                              </w:tc>
                              <w:tc>
                                <w:tcPr>
                                  <w:tcW w:w="225" w:type="pct"/>
                                </w:tcPr>
                                <w:p w14:paraId="755EB83E" w14:textId="77777777" w:rsidR="00C134E8" w:rsidRPr="00A017B4" w:rsidRDefault="00C134E8" w:rsidP="00C134E8">
                                  <w:pPr>
                                    <w:jc w:val="center"/>
                                    <w:rPr>
                                      <w:color w:val="000000"/>
                                      <w:sz w:val="16"/>
                                      <w:szCs w:val="16"/>
                                    </w:rPr>
                                  </w:pPr>
                                  <w:r w:rsidRPr="00A017B4">
                                    <w:rPr>
                                      <w:sz w:val="16"/>
                                      <w:szCs w:val="16"/>
                                    </w:rPr>
                                    <w:t>30</w:t>
                                  </w:r>
                                </w:p>
                              </w:tc>
                              <w:tc>
                                <w:tcPr>
                                  <w:tcW w:w="528" w:type="pct"/>
                                </w:tcPr>
                                <w:p w14:paraId="4DCF2AF8"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FB03D18" w14:textId="3E7EE7B1" w:rsidR="00C134E8" w:rsidRPr="00A017B4" w:rsidRDefault="00C134E8" w:rsidP="00C134E8">
                                  <w:pPr>
                                    <w:jc w:val="center"/>
                                    <w:rPr>
                                      <w:color w:val="000000"/>
                                      <w:sz w:val="16"/>
                                      <w:szCs w:val="16"/>
                                    </w:rPr>
                                  </w:pPr>
                                  <w:r w:rsidRPr="00A017B4">
                                    <w:rPr>
                                      <w:sz w:val="16"/>
                                      <w:szCs w:val="16"/>
                                    </w:rPr>
                                    <w:t>0.</w:t>
                                  </w:r>
                                  <w:ins w:id="278" w:author="Md Rafi Islam" w:date="2026-08-12T12:35:00Z" w16du:dateUtc="2026-08-12T17:35:00Z">
                                    <w:r w:rsidR="009E312F">
                                      <w:rPr>
                                        <w:sz w:val="16"/>
                                        <w:szCs w:val="16"/>
                                      </w:rPr>
                                      <w:t>93</w:t>
                                    </w:r>
                                  </w:ins>
                                  <w:del w:id="279" w:author="Md Rafi Islam" w:date="2026-08-12T12:35:00Z" w16du:dateUtc="2026-08-12T17:35:00Z">
                                    <w:r w:rsidRPr="00A017B4" w:rsidDel="009E312F">
                                      <w:rPr>
                                        <w:sz w:val="16"/>
                                        <w:szCs w:val="16"/>
                                      </w:rPr>
                                      <w:delText>89</w:delText>
                                    </w:r>
                                  </w:del>
                                  <w:r w:rsidRPr="00A017B4">
                                    <w:rPr>
                                      <w:sz w:val="16"/>
                                      <w:szCs w:val="16"/>
                                    </w:rPr>
                                    <w:t>±0.1</w:t>
                                  </w:r>
                                  <w:del w:id="280" w:author="Md Rafi Islam" w:date="2026-08-12T12:35:00Z" w16du:dateUtc="2026-08-12T17:35:00Z">
                                    <w:r w:rsidRPr="00A017B4" w:rsidDel="009E312F">
                                      <w:rPr>
                                        <w:sz w:val="16"/>
                                        <w:szCs w:val="16"/>
                                      </w:rPr>
                                      <w:delText>57</w:delText>
                                    </w:r>
                                  </w:del>
                                </w:p>
                              </w:tc>
                              <w:tc>
                                <w:tcPr>
                                  <w:tcW w:w="574" w:type="pct"/>
                                </w:tcPr>
                                <w:p w14:paraId="472482C2" w14:textId="70D6A4CE" w:rsidR="00C134E8" w:rsidRPr="00A017B4" w:rsidRDefault="00C134E8" w:rsidP="00C134E8">
                                  <w:pPr>
                                    <w:jc w:val="center"/>
                                    <w:rPr>
                                      <w:color w:val="000000"/>
                                      <w:sz w:val="16"/>
                                      <w:szCs w:val="16"/>
                                    </w:rPr>
                                  </w:pPr>
                                  <w:ins w:id="281" w:author="Md Rafi Islam" w:date="2026-08-12T11:34:00Z" w16du:dateUtc="2026-08-12T16:34:00Z">
                                    <w:r>
                                      <w:rPr>
                                        <w:sz w:val="16"/>
                                        <w:szCs w:val="16"/>
                                      </w:rPr>
                                      <w:t>6.93</w:t>
                                    </w:r>
                                    <w:r w:rsidRPr="0064524D">
                                      <w:rPr>
                                        <w:sz w:val="16"/>
                                        <w:szCs w:val="16"/>
                                      </w:rPr>
                                      <w:t>±</w:t>
                                    </w:r>
                                    <w:r>
                                      <w:rPr>
                                        <w:sz w:val="16"/>
                                        <w:szCs w:val="16"/>
                                      </w:rPr>
                                      <w:t>9.95</w:t>
                                    </w:r>
                                  </w:ins>
                                  <w:del w:id="282" w:author="Md Rafi Islam" w:date="2026-08-12T11:34:00Z" w16du:dateUtc="2026-08-12T16:34:00Z">
                                    <w:r w:rsidRPr="00A017B4" w:rsidDel="00F8293A">
                                      <w:rPr>
                                        <w:sz w:val="16"/>
                                        <w:szCs w:val="16"/>
                                      </w:rPr>
                                      <w:delText>10.77±15.72</w:delText>
                                    </w:r>
                                  </w:del>
                                </w:p>
                              </w:tc>
                              <w:tc>
                                <w:tcPr>
                                  <w:tcW w:w="616" w:type="pct"/>
                                </w:tcPr>
                                <w:p w14:paraId="5EB9196D" w14:textId="640FEDDD" w:rsidR="00C134E8" w:rsidRPr="00A017B4" w:rsidRDefault="00C134E8" w:rsidP="00C134E8">
                                  <w:pPr>
                                    <w:jc w:val="center"/>
                                    <w:rPr>
                                      <w:color w:val="000000"/>
                                      <w:sz w:val="16"/>
                                      <w:szCs w:val="16"/>
                                    </w:rPr>
                                  </w:pPr>
                                  <w:ins w:id="283" w:author="Md Rafi Islam" w:date="2026-08-12T11:34:00Z" w16du:dateUtc="2026-08-12T16:34:00Z">
                                    <w:r>
                                      <w:rPr>
                                        <w:sz w:val="16"/>
                                        <w:szCs w:val="16"/>
                                      </w:rPr>
                                      <w:t>9.20</w:t>
                                    </w:r>
                                    <w:r w:rsidRPr="0064524D">
                                      <w:rPr>
                                        <w:sz w:val="16"/>
                                        <w:szCs w:val="16"/>
                                      </w:rPr>
                                      <w:t>±1</w:t>
                                    </w:r>
                                    <w:r>
                                      <w:rPr>
                                        <w:sz w:val="16"/>
                                        <w:szCs w:val="16"/>
                                      </w:rPr>
                                      <w:t>0</w:t>
                                    </w:r>
                                    <w:r w:rsidRPr="0064524D">
                                      <w:rPr>
                                        <w:sz w:val="16"/>
                                        <w:szCs w:val="16"/>
                                      </w:rPr>
                                      <w:t>.</w:t>
                                    </w:r>
                                    <w:r>
                                      <w:rPr>
                                        <w:sz w:val="16"/>
                                        <w:szCs w:val="16"/>
                                      </w:rPr>
                                      <w:t>11</w:t>
                                    </w:r>
                                  </w:ins>
                                  <w:del w:id="284" w:author="Md Rafi Islam" w:date="2026-08-12T11:34:00Z" w16du:dateUtc="2026-08-12T16:34:00Z">
                                    <w:r w:rsidRPr="00A017B4" w:rsidDel="00F8293A">
                                      <w:rPr>
                                        <w:sz w:val="16"/>
                                        <w:szCs w:val="16"/>
                                      </w:rPr>
                                      <w:delText>13.46±11.85</w:delText>
                                    </w:r>
                                  </w:del>
                                </w:p>
                              </w:tc>
                            </w:tr>
                            <w:tr w:rsidR="00C134E8" w:rsidRPr="00A017B4" w14:paraId="165A84A4" w14:textId="77777777" w:rsidTr="00C134E8">
                              <w:tc>
                                <w:tcPr>
                                  <w:tcW w:w="236" w:type="pct"/>
                                </w:tcPr>
                                <w:p w14:paraId="7A9D4A46"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F376061" w14:textId="34CE07CF" w:rsidR="00C134E8" w:rsidRPr="00A017B4" w:rsidRDefault="00C134E8" w:rsidP="00C134E8">
                                  <w:pPr>
                                    <w:jc w:val="center"/>
                                    <w:rPr>
                                      <w:color w:val="000000"/>
                                      <w:sz w:val="16"/>
                                      <w:szCs w:val="16"/>
                                    </w:rPr>
                                  </w:pPr>
                                  <w:r w:rsidRPr="00A017B4">
                                    <w:rPr>
                                      <w:sz w:val="16"/>
                                      <w:szCs w:val="16"/>
                                    </w:rPr>
                                    <w:t>Breeze Pro*</w:t>
                                  </w:r>
                                  <w:ins w:id="285" w:author="Edward Sazonov" w:date="2026-08-04T15:43:00Z" w16du:dateUtc="2026-08-04T20:43:00Z">
                                    <w:r w:rsidRPr="00A017B4">
                                      <w:rPr>
                                        <w:sz w:val="18"/>
                                        <w:szCs w:val="18"/>
                                        <w:vertAlign w:val="superscript"/>
                                      </w:rPr>
                                      <w:t>c</w:t>
                                    </w:r>
                                  </w:ins>
                                </w:p>
                              </w:tc>
                              <w:tc>
                                <w:tcPr>
                                  <w:tcW w:w="294" w:type="pct"/>
                                </w:tcPr>
                                <w:p w14:paraId="0A795A4F" w14:textId="77777777" w:rsidR="00C134E8" w:rsidRPr="00A017B4" w:rsidRDefault="00C134E8" w:rsidP="00C134E8">
                                  <w:pPr>
                                    <w:jc w:val="center"/>
                                    <w:rPr>
                                      <w:color w:val="000000"/>
                                      <w:sz w:val="16"/>
                                      <w:szCs w:val="16"/>
                                    </w:rPr>
                                  </w:pPr>
                                  <w:r w:rsidRPr="00A017B4">
                                    <w:rPr>
                                      <w:sz w:val="16"/>
                                      <w:szCs w:val="16"/>
                                    </w:rPr>
                                    <w:t>400</w:t>
                                  </w:r>
                                </w:p>
                              </w:tc>
                              <w:tc>
                                <w:tcPr>
                                  <w:tcW w:w="404" w:type="pct"/>
                                </w:tcPr>
                                <w:p w14:paraId="6C8A3FEB"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0EC3158E" w14:textId="77777777" w:rsidR="00C134E8" w:rsidRPr="00A017B4" w:rsidRDefault="00C134E8" w:rsidP="00C134E8">
                                  <w:pPr>
                                    <w:jc w:val="center"/>
                                    <w:rPr>
                                      <w:color w:val="000000"/>
                                      <w:sz w:val="16"/>
                                      <w:szCs w:val="16"/>
                                    </w:rPr>
                                  </w:pPr>
                                  <w:r w:rsidRPr="00A017B4">
                                    <w:rPr>
                                      <w:sz w:val="16"/>
                                      <w:szCs w:val="16"/>
                                    </w:rPr>
                                    <w:t>397</w:t>
                                  </w:r>
                                </w:p>
                              </w:tc>
                              <w:tc>
                                <w:tcPr>
                                  <w:tcW w:w="280" w:type="pct"/>
                                </w:tcPr>
                                <w:p w14:paraId="6D1EB3BD" w14:textId="77777777" w:rsidR="00C134E8" w:rsidRPr="00A017B4" w:rsidRDefault="00C134E8" w:rsidP="00C134E8">
                                  <w:pPr>
                                    <w:jc w:val="center"/>
                                    <w:rPr>
                                      <w:sz w:val="16"/>
                                      <w:szCs w:val="16"/>
                                    </w:rPr>
                                  </w:pPr>
                                  <w:r w:rsidRPr="00A017B4">
                                    <w:rPr>
                                      <w:sz w:val="16"/>
                                      <w:szCs w:val="16"/>
                                    </w:rPr>
                                    <w:t>397</w:t>
                                  </w:r>
                                </w:p>
                              </w:tc>
                              <w:tc>
                                <w:tcPr>
                                  <w:tcW w:w="234" w:type="pct"/>
                                </w:tcPr>
                                <w:p w14:paraId="4DE23A9E" w14:textId="77777777" w:rsidR="00C134E8" w:rsidRPr="00A017B4" w:rsidRDefault="00C134E8" w:rsidP="00C134E8">
                                  <w:pPr>
                                    <w:jc w:val="center"/>
                                    <w:rPr>
                                      <w:sz w:val="16"/>
                                      <w:szCs w:val="16"/>
                                    </w:rPr>
                                  </w:pPr>
                                  <w:r w:rsidRPr="00A017B4">
                                    <w:rPr>
                                      <w:sz w:val="16"/>
                                      <w:szCs w:val="16"/>
                                    </w:rPr>
                                    <w:t>0</w:t>
                                  </w:r>
                                </w:p>
                              </w:tc>
                              <w:tc>
                                <w:tcPr>
                                  <w:tcW w:w="225" w:type="pct"/>
                                </w:tcPr>
                                <w:p w14:paraId="7AEF9B08"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551B87BA"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C32D44C" w14:textId="77777777" w:rsidR="00C134E8" w:rsidRPr="00A017B4" w:rsidRDefault="00C134E8" w:rsidP="00C134E8">
                                  <w:pPr>
                                    <w:jc w:val="center"/>
                                    <w:rPr>
                                      <w:color w:val="000000"/>
                                      <w:sz w:val="16"/>
                                      <w:szCs w:val="16"/>
                                    </w:rPr>
                                  </w:pPr>
                                  <w:r w:rsidRPr="00A017B4">
                                    <w:rPr>
                                      <w:sz w:val="16"/>
                                      <w:szCs w:val="16"/>
                                    </w:rPr>
                                    <w:t>0.99±0.021</w:t>
                                  </w:r>
                                </w:p>
                              </w:tc>
                              <w:tc>
                                <w:tcPr>
                                  <w:tcW w:w="574" w:type="pct"/>
                                </w:tcPr>
                                <w:p w14:paraId="65072666" w14:textId="77309AB4" w:rsidR="00C134E8" w:rsidRPr="00A017B4" w:rsidRDefault="00C134E8" w:rsidP="00C134E8">
                                  <w:pPr>
                                    <w:jc w:val="center"/>
                                    <w:rPr>
                                      <w:color w:val="000000"/>
                                      <w:sz w:val="16"/>
                                      <w:szCs w:val="16"/>
                                    </w:rPr>
                                  </w:pPr>
                                  <w:ins w:id="286" w:author="Md Rafi Islam" w:date="2026-08-12T11:34:00Z" w16du:dateUtc="2026-08-12T16:34:00Z">
                                    <w:r w:rsidRPr="0064524D">
                                      <w:rPr>
                                        <w:sz w:val="16"/>
                                        <w:szCs w:val="16"/>
                                      </w:rPr>
                                      <w:t>0.75±2.08</w:t>
                                    </w:r>
                                  </w:ins>
                                  <w:del w:id="287" w:author="Md Rafi Islam" w:date="2026-08-12T11:34:00Z" w16du:dateUtc="2026-08-12T16:34:00Z">
                                    <w:r w:rsidRPr="00A017B4" w:rsidDel="00F8293A">
                                      <w:rPr>
                                        <w:sz w:val="16"/>
                                        <w:szCs w:val="16"/>
                                      </w:rPr>
                                      <w:delText>0.75±2.08</w:delText>
                                    </w:r>
                                  </w:del>
                                </w:p>
                              </w:tc>
                              <w:tc>
                                <w:tcPr>
                                  <w:tcW w:w="616" w:type="pct"/>
                                </w:tcPr>
                                <w:p w14:paraId="5E58F922" w14:textId="415ADBEB" w:rsidR="00C134E8" w:rsidRPr="00A017B4" w:rsidRDefault="00C134E8" w:rsidP="00C134E8">
                                  <w:pPr>
                                    <w:jc w:val="center"/>
                                    <w:rPr>
                                      <w:color w:val="000000"/>
                                      <w:sz w:val="16"/>
                                      <w:szCs w:val="16"/>
                                    </w:rPr>
                                  </w:pPr>
                                  <w:ins w:id="288" w:author="Md Rafi Islam" w:date="2026-08-12T11:34:00Z" w16du:dateUtc="2026-08-12T16:34:00Z">
                                    <w:r>
                                      <w:rPr>
                                        <w:sz w:val="16"/>
                                        <w:szCs w:val="16"/>
                                      </w:rPr>
                                      <w:t>3.42</w:t>
                                    </w:r>
                                    <w:r w:rsidRPr="0064524D">
                                      <w:rPr>
                                        <w:sz w:val="16"/>
                                        <w:szCs w:val="16"/>
                                      </w:rPr>
                                      <w:t>±1.37</w:t>
                                    </w:r>
                                  </w:ins>
                                  <w:del w:id="289" w:author="Md Rafi Islam" w:date="2026-08-12T11:34:00Z" w16du:dateUtc="2026-08-12T16:34:00Z">
                                    <w:r w:rsidRPr="00A017B4" w:rsidDel="00F8293A">
                                      <w:rPr>
                                        <w:sz w:val="16"/>
                                        <w:szCs w:val="16"/>
                                      </w:rPr>
                                      <w:delText>3.42±1.37</w:delText>
                                    </w:r>
                                  </w:del>
                                </w:p>
                              </w:tc>
                            </w:tr>
                            <w:tr w:rsidR="00C134E8" w:rsidRPr="00A017B4" w14:paraId="007C8068" w14:textId="77777777" w:rsidTr="00C134E8">
                              <w:tc>
                                <w:tcPr>
                                  <w:tcW w:w="236" w:type="pct"/>
                                </w:tcPr>
                                <w:p w14:paraId="299F41A6"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DA64E60" w14:textId="77777777" w:rsidR="00C134E8" w:rsidRPr="00A017B4" w:rsidRDefault="00C134E8" w:rsidP="00C134E8">
                                  <w:pPr>
                                    <w:jc w:val="center"/>
                                    <w:rPr>
                                      <w:color w:val="000000"/>
                                      <w:sz w:val="16"/>
                                      <w:szCs w:val="16"/>
                                    </w:rPr>
                                  </w:pPr>
                                  <w:r w:rsidRPr="00A017B4">
                                    <w:rPr>
                                      <w:sz w:val="16"/>
                                      <w:szCs w:val="16"/>
                                    </w:rPr>
                                    <w:t>EBCreate BC 5000*</w:t>
                                  </w:r>
                                </w:p>
                              </w:tc>
                              <w:tc>
                                <w:tcPr>
                                  <w:tcW w:w="294" w:type="pct"/>
                                </w:tcPr>
                                <w:p w14:paraId="5019A73E" w14:textId="77777777" w:rsidR="00C134E8" w:rsidRPr="00A017B4" w:rsidRDefault="00C134E8" w:rsidP="00C134E8">
                                  <w:pPr>
                                    <w:jc w:val="center"/>
                                    <w:rPr>
                                      <w:color w:val="000000"/>
                                      <w:sz w:val="16"/>
                                      <w:szCs w:val="16"/>
                                    </w:rPr>
                                  </w:pPr>
                                  <w:r w:rsidRPr="00A017B4">
                                    <w:rPr>
                                      <w:sz w:val="16"/>
                                      <w:szCs w:val="16"/>
                                    </w:rPr>
                                    <w:t>450</w:t>
                                  </w:r>
                                </w:p>
                              </w:tc>
                              <w:tc>
                                <w:tcPr>
                                  <w:tcW w:w="404" w:type="pct"/>
                                </w:tcPr>
                                <w:p w14:paraId="0331E4B9"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2C202F9A" w14:textId="77777777" w:rsidR="00C134E8" w:rsidRPr="00A017B4" w:rsidRDefault="00C134E8" w:rsidP="00C134E8">
                                  <w:pPr>
                                    <w:jc w:val="center"/>
                                    <w:rPr>
                                      <w:color w:val="000000"/>
                                      <w:sz w:val="16"/>
                                      <w:szCs w:val="16"/>
                                    </w:rPr>
                                  </w:pPr>
                                  <w:r w:rsidRPr="00A017B4">
                                    <w:rPr>
                                      <w:sz w:val="16"/>
                                      <w:szCs w:val="16"/>
                                    </w:rPr>
                                    <w:t>446</w:t>
                                  </w:r>
                                </w:p>
                              </w:tc>
                              <w:tc>
                                <w:tcPr>
                                  <w:tcW w:w="280" w:type="pct"/>
                                </w:tcPr>
                                <w:p w14:paraId="69CEE8BC" w14:textId="77777777" w:rsidR="00C134E8" w:rsidRPr="00A017B4" w:rsidRDefault="00C134E8" w:rsidP="00C134E8">
                                  <w:pPr>
                                    <w:jc w:val="center"/>
                                    <w:rPr>
                                      <w:sz w:val="16"/>
                                      <w:szCs w:val="16"/>
                                    </w:rPr>
                                  </w:pPr>
                                  <w:r w:rsidRPr="00A017B4">
                                    <w:rPr>
                                      <w:sz w:val="16"/>
                                      <w:szCs w:val="16"/>
                                    </w:rPr>
                                    <w:t>446</w:t>
                                  </w:r>
                                </w:p>
                              </w:tc>
                              <w:tc>
                                <w:tcPr>
                                  <w:tcW w:w="234" w:type="pct"/>
                                </w:tcPr>
                                <w:p w14:paraId="41C35135" w14:textId="77777777" w:rsidR="00C134E8" w:rsidRPr="00A017B4" w:rsidRDefault="00C134E8" w:rsidP="00C134E8">
                                  <w:pPr>
                                    <w:jc w:val="center"/>
                                    <w:rPr>
                                      <w:sz w:val="16"/>
                                      <w:szCs w:val="16"/>
                                    </w:rPr>
                                  </w:pPr>
                                  <w:r w:rsidRPr="00A017B4">
                                    <w:rPr>
                                      <w:sz w:val="16"/>
                                      <w:szCs w:val="16"/>
                                    </w:rPr>
                                    <w:t>0</w:t>
                                  </w:r>
                                </w:p>
                              </w:tc>
                              <w:tc>
                                <w:tcPr>
                                  <w:tcW w:w="225" w:type="pct"/>
                                </w:tcPr>
                                <w:p w14:paraId="7D0F4115"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4D40B2DF"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461AF2BF" w14:textId="2734E52A" w:rsidR="00C134E8" w:rsidRPr="00A017B4" w:rsidRDefault="00C134E8" w:rsidP="00C134E8">
                                  <w:pPr>
                                    <w:jc w:val="center"/>
                                    <w:rPr>
                                      <w:color w:val="000000"/>
                                      <w:sz w:val="16"/>
                                      <w:szCs w:val="16"/>
                                    </w:rPr>
                                  </w:pPr>
                                  <w:r w:rsidRPr="00A017B4">
                                    <w:rPr>
                                      <w:sz w:val="16"/>
                                      <w:szCs w:val="16"/>
                                    </w:rPr>
                                    <w:t>0.9</w:t>
                                  </w:r>
                                  <w:ins w:id="290" w:author="Md Rafi Islam" w:date="2026-08-12T12:37:00Z" w16du:dateUtc="2026-08-12T17:37:00Z">
                                    <w:r w:rsidR="009E312F">
                                      <w:rPr>
                                        <w:sz w:val="16"/>
                                        <w:szCs w:val="16"/>
                                      </w:rPr>
                                      <w:t>9</w:t>
                                    </w:r>
                                  </w:ins>
                                  <w:del w:id="291" w:author="Md Rafi Islam" w:date="2026-08-12T12:37:00Z" w16du:dateUtc="2026-08-12T17:37:00Z">
                                    <w:r w:rsidRPr="00A017B4" w:rsidDel="009E312F">
                                      <w:rPr>
                                        <w:sz w:val="16"/>
                                        <w:szCs w:val="16"/>
                                      </w:rPr>
                                      <w:delText>8</w:delText>
                                    </w:r>
                                  </w:del>
                                  <w:r w:rsidRPr="00A017B4">
                                    <w:rPr>
                                      <w:sz w:val="16"/>
                                      <w:szCs w:val="16"/>
                                    </w:rPr>
                                    <w:t>±0.01</w:t>
                                  </w:r>
                                  <w:ins w:id="292" w:author="Md Rafi Islam" w:date="2026-08-12T12:37:00Z" w16du:dateUtc="2026-08-12T17:37:00Z">
                                    <w:r w:rsidR="009E312F">
                                      <w:rPr>
                                        <w:sz w:val="16"/>
                                        <w:szCs w:val="16"/>
                                      </w:rPr>
                                      <w:t>3</w:t>
                                    </w:r>
                                  </w:ins>
                                  <w:del w:id="293" w:author="Md Rafi Islam" w:date="2026-08-12T12:37:00Z" w16du:dateUtc="2026-08-12T17:37:00Z">
                                    <w:r w:rsidRPr="00A017B4" w:rsidDel="009E312F">
                                      <w:rPr>
                                        <w:sz w:val="16"/>
                                        <w:szCs w:val="16"/>
                                      </w:rPr>
                                      <w:delText>5</w:delText>
                                    </w:r>
                                  </w:del>
                                </w:p>
                              </w:tc>
                              <w:tc>
                                <w:tcPr>
                                  <w:tcW w:w="574" w:type="pct"/>
                                </w:tcPr>
                                <w:p w14:paraId="12DF6C25" w14:textId="6746E717" w:rsidR="00C134E8" w:rsidRPr="00A017B4" w:rsidRDefault="00C134E8" w:rsidP="00C134E8">
                                  <w:pPr>
                                    <w:jc w:val="center"/>
                                    <w:rPr>
                                      <w:color w:val="000000"/>
                                      <w:sz w:val="16"/>
                                      <w:szCs w:val="16"/>
                                    </w:rPr>
                                  </w:pPr>
                                  <w:ins w:id="294" w:author="Md Rafi Islam" w:date="2026-08-12T11:34:00Z" w16du:dateUtc="2026-08-12T16:34:00Z">
                                    <w:r>
                                      <w:rPr>
                                        <w:sz w:val="16"/>
                                        <w:szCs w:val="16"/>
                                      </w:rPr>
                                      <w:t>0.89</w:t>
                                    </w:r>
                                    <w:r w:rsidRPr="0064524D">
                                      <w:rPr>
                                        <w:sz w:val="16"/>
                                        <w:szCs w:val="16"/>
                                      </w:rPr>
                                      <w:t>±1.</w:t>
                                    </w:r>
                                    <w:r>
                                      <w:rPr>
                                        <w:sz w:val="16"/>
                                        <w:szCs w:val="16"/>
                                      </w:rPr>
                                      <w:t>30</w:t>
                                    </w:r>
                                  </w:ins>
                                  <w:del w:id="295" w:author="Md Rafi Islam" w:date="2026-08-12T11:34:00Z" w16du:dateUtc="2026-08-12T16:34:00Z">
                                    <w:r w:rsidRPr="00A017B4" w:rsidDel="00F8293A">
                                      <w:rPr>
                                        <w:sz w:val="16"/>
                                        <w:szCs w:val="16"/>
                                      </w:rPr>
                                      <w:delText>1.02±1.46</w:delText>
                                    </w:r>
                                  </w:del>
                                </w:p>
                              </w:tc>
                              <w:tc>
                                <w:tcPr>
                                  <w:tcW w:w="616" w:type="pct"/>
                                </w:tcPr>
                                <w:p w14:paraId="20448A5B" w14:textId="246CE01B" w:rsidR="00C134E8" w:rsidRPr="00A017B4" w:rsidRDefault="00C134E8" w:rsidP="00C134E8">
                                  <w:pPr>
                                    <w:jc w:val="center"/>
                                    <w:rPr>
                                      <w:color w:val="000000"/>
                                      <w:sz w:val="16"/>
                                      <w:szCs w:val="16"/>
                                    </w:rPr>
                                  </w:pPr>
                                  <w:ins w:id="296" w:author="Md Rafi Islam" w:date="2026-08-12T11:34:00Z" w16du:dateUtc="2026-08-12T16:34:00Z">
                                    <w:r>
                                      <w:rPr>
                                        <w:sz w:val="16"/>
                                        <w:szCs w:val="16"/>
                                      </w:rPr>
                                      <w:t>1.29</w:t>
                                    </w:r>
                                    <w:r w:rsidRPr="0064524D">
                                      <w:rPr>
                                        <w:sz w:val="16"/>
                                        <w:szCs w:val="16"/>
                                      </w:rPr>
                                      <w:t>±0.8</w:t>
                                    </w:r>
                                    <w:r>
                                      <w:rPr>
                                        <w:sz w:val="16"/>
                                        <w:szCs w:val="16"/>
                                      </w:rPr>
                                      <w:t>1</w:t>
                                    </w:r>
                                  </w:ins>
                                  <w:del w:id="297" w:author="Md Rafi Islam" w:date="2026-08-12T11:34:00Z" w16du:dateUtc="2026-08-12T16:34:00Z">
                                    <w:r w:rsidRPr="00A017B4" w:rsidDel="00F8293A">
                                      <w:rPr>
                                        <w:sz w:val="16"/>
                                        <w:szCs w:val="16"/>
                                      </w:rPr>
                                      <w:delText>1.31±0.89</w:delText>
                                    </w:r>
                                  </w:del>
                                </w:p>
                              </w:tc>
                            </w:tr>
                            <w:tr w:rsidR="00C134E8" w:rsidRPr="00A017B4" w14:paraId="727284B2" w14:textId="77777777" w:rsidTr="00C134E8">
                              <w:tc>
                                <w:tcPr>
                                  <w:tcW w:w="236" w:type="pct"/>
                                </w:tcPr>
                                <w:p w14:paraId="4356C3DD"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2A4C3F5" w14:textId="77777777" w:rsidR="00C134E8" w:rsidRPr="00A017B4" w:rsidRDefault="00C134E8" w:rsidP="00C134E8">
                                  <w:pPr>
                                    <w:jc w:val="center"/>
                                    <w:rPr>
                                      <w:color w:val="000000"/>
                                      <w:sz w:val="16"/>
                                      <w:szCs w:val="16"/>
                                    </w:rPr>
                                  </w:pPr>
                                  <w:r w:rsidRPr="00A017B4">
                                    <w:rPr>
                                      <w:sz w:val="16"/>
                                      <w:szCs w:val="16"/>
                                    </w:rPr>
                                    <w:t>Elf Bar BC5000*</w:t>
                                  </w:r>
                                </w:p>
                              </w:tc>
                              <w:tc>
                                <w:tcPr>
                                  <w:tcW w:w="294" w:type="pct"/>
                                </w:tcPr>
                                <w:p w14:paraId="35FE8F08" w14:textId="77777777" w:rsidR="00C134E8" w:rsidRPr="00A017B4" w:rsidRDefault="00C134E8" w:rsidP="00C134E8">
                                  <w:pPr>
                                    <w:jc w:val="center"/>
                                    <w:rPr>
                                      <w:color w:val="000000"/>
                                      <w:sz w:val="16"/>
                                      <w:szCs w:val="16"/>
                                    </w:rPr>
                                  </w:pPr>
                                  <w:r w:rsidRPr="00A017B4">
                                    <w:rPr>
                                      <w:sz w:val="16"/>
                                      <w:szCs w:val="16"/>
                                    </w:rPr>
                                    <w:t>448</w:t>
                                  </w:r>
                                </w:p>
                              </w:tc>
                              <w:tc>
                                <w:tcPr>
                                  <w:tcW w:w="404" w:type="pct"/>
                                </w:tcPr>
                                <w:p w14:paraId="01C1F7A8"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0946A208" w14:textId="77777777" w:rsidR="00C134E8" w:rsidRPr="00A017B4" w:rsidRDefault="00C134E8" w:rsidP="00C134E8">
                                  <w:pPr>
                                    <w:jc w:val="center"/>
                                    <w:rPr>
                                      <w:color w:val="000000"/>
                                      <w:sz w:val="16"/>
                                      <w:szCs w:val="16"/>
                                    </w:rPr>
                                  </w:pPr>
                                  <w:r w:rsidRPr="00A017B4">
                                    <w:rPr>
                                      <w:sz w:val="16"/>
                                      <w:szCs w:val="16"/>
                                    </w:rPr>
                                    <w:t>448</w:t>
                                  </w:r>
                                </w:p>
                              </w:tc>
                              <w:tc>
                                <w:tcPr>
                                  <w:tcW w:w="280" w:type="pct"/>
                                </w:tcPr>
                                <w:p w14:paraId="75C2B0A5" w14:textId="77777777" w:rsidR="00C134E8" w:rsidRPr="00A017B4" w:rsidRDefault="00C134E8" w:rsidP="00C134E8">
                                  <w:pPr>
                                    <w:jc w:val="center"/>
                                    <w:rPr>
                                      <w:sz w:val="16"/>
                                      <w:szCs w:val="16"/>
                                    </w:rPr>
                                  </w:pPr>
                                  <w:r w:rsidRPr="00A017B4">
                                    <w:rPr>
                                      <w:sz w:val="16"/>
                                      <w:szCs w:val="16"/>
                                    </w:rPr>
                                    <w:t>448</w:t>
                                  </w:r>
                                </w:p>
                              </w:tc>
                              <w:tc>
                                <w:tcPr>
                                  <w:tcW w:w="234" w:type="pct"/>
                                </w:tcPr>
                                <w:p w14:paraId="48FFB36D" w14:textId="77777777" w:rsidR="00C134E8" w:rsidRPr="00A017B4" w:rsidRDefault="00C134E8" w:rsidP="00C134E8">
                                  <w:pPr>
                                    <w:jc w:val="center"/>
                                    <w:rPr>
                                      <w:sz w:val="16"/>
                                      <w:szCs w:val="16"/>
                                    </w:rPr>
                                  </w:pPr>
                                  <w:r w:rsidRPr="00A017B4">
                                    <w:rPr>
                                      <w:sz w:val="16"/>
                                      <w:szCs w:val="16"/>
                                    </w:rPr>
                                    <w:t>0</w:t>
                                  </w:r>
                                </w:p>
                              </w:tc>
                              <w:tc>
                                <w:tcPr>
                                  <w:tcW w:w="225" w:type="pct"/>
                                </w:tcPr>
                                <w:p w14:paraId="14933325"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6E1DBE0C"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0610C7A0"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CC702F1" w14:textId="07CD6069" w:rsidR="00C134E8" w:rsidRPr="00A017B4" w:rsidRDefault="00C134E8" w:rsidP="00C134E8">
                                  <w:pPr>
                                    <w:jc w:val="center"/>
                                    <w:rPr>
                                      <w:color w:val="000000"/>
                                      <w:sz w:val="16"/>
                                      <w:szCs w:val="16"/>
                                    </w:rPr>
                                  </w:pPr>
                                  <w:ins w:id="298" w:author="Md Rafi Islam" w:date="2026-08-12T11:34:00Z" w16du:dateUtc="2026-08-12T16:34:00Z">
                                    <w:r w:rsidRPr="0064524D">
                                      <w:rPr>
                                        <w:sz w:val="16"/>
                                        <w:szCs w:val="16"/>
                                      </w:rPr>
                                      <w:t>0</w:t>
                                    </w:r>
                                  </w:ins>
                                  <w:del w:id="299" w:author="Md Rafi Islam" w:date="2026-08-12T11:34:00Z" w16du:dateUtc="2026-08-12T16:34:00Z">
                                    <w:r w:rsidRPr="00A017B4" w:rsidDel="00F8293A">
                                      <w:rPr>
                                        <w:sz w:val="16"/>
                                        <w:szCs w:val="16"/>
                                      </w:rPr>
                                      <w:delText>0±0.00</w:delText>
                                    </w:r>
                                  </w:del>
                                </w:p>
                              </w:tc>
                              <w:tc>
                                <w:tcPr>
                                  <w:tcW w:w="616" w:type="pct"/>
                                </w:tcPr>
                                <w:p w14:paraId="09C8ABC6" w14:textId="0D2A5767" w:rsidR="00C134E8" w:rsidRPr="00A017B4" w:rsidRDefault="00C134E8" w:rsidP="00C134E8">
                                  <w:pPr>
                                    <w:jc w:val="center"/>
                                    <w:rPr>
                                      <w:color w:val="000000"/>
                                      <w:sz w:val="16"/>
                                      <w:szCs w:val="16"/>
                                    </w:rPr>
                                  </w:pPr>
                                  <w:ins w:id="300" w:author="Md Rafi Islam" w:date="2026-08-12T11:34:00Z" w16du:dateUtc="2026-08-12T16:34:00Z">
                                    <w:r>
                                      <w:rPr>
                                        <w:sz w:val="16"/>
                                        <w:szCs w:val="16"/>
                                      </w:rPr>
                                      <w:t>2.88</w:t>
                                    </w:r>
                                    <w:r w:rsidRPr="0064524D">
                                      <w:rPr>
                                        <w:sz w:val="16"/>
                                        <w:szCs w:val="16"/>
                                      </w:rPr>
                                      <w:t>±1.5</w:t>
                                    </w:r>
                                    <w:r>
                                      <w:rPr>
                                        <w:sz w:val="16"/>
                                        <w:szCs w:val="16"/>
                                      </w:rPr>
                                      <w:t>8</w:t>
                                    </w:r>
                                  </w:ins>
                                  <w:del w:id="301" w:author="Md Rafi Islam" w:date="2026-08-12T11:34:00Z" w16du:dateUtc="2026-08-12T16:34:00Z">
                                    <w:r w:rsidRPr="00A017B4" w:rsidDel="00F8293A">
                                      <w:rPr>
                                        <w:sz w:val="16"/>
                                        <w:szCs w:val="16"/>
                                      </w:rPr>
                                      <w:delText>2.93±1.51</w:delText>
                                    </w:r>
                                  </w:del>
                                </w:p>
                              </w:tc>
                            </w:tr>
                            <w:tr w:rsidR="00C134E8" w:rsidRPr="00A017B4" w14:paraId="233E5809" w14:textId="77777777" w:rsidTr="00C134E8">
                              <w:trPr>
                                <w:trHeight w:val="154"/>
                              </w:trPr>
                              <w:tc>
                                <w:tcPr>
                                  <w:tcW w:w="236" w:type="pct"/>
                                </w:tcPr>
                                <w:p w14:paraId="2E59A29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FBF537F" w14:textId="77777777" w:rsidR="00C134E8" w:rsidRPr="00A017B4" w:rsidRDefault="00C134E8" w:rsidP="00C134E8">
                                  <w:pPr>
                                    <w:jc w:val="center"/>
                                    <w:rPr>
                                      <w:color w:val="000000"/>
                                      <w:sz w:val="16"/>
                                      <w:szCs w:val="16"/>
                                    </w:rPr>
                                  </w:pPr>
                                  <w:r w:rsidRPr="00A017B4">
                                    <w:rPr>
                                      <w:sz w:val="16"/>
                                      <w:szCs w:val="16"/>
                                    </w:rPr>
                                    <w:t>Funky Republic ti7000*</w:t>
                                  </w:r>
                                </w:p>
                              </w:tc>
                              <w:tc>
                                <w:tcPr>
                                  <w:tcW w:w="294" w:type="pct"/>
                                </w:tcPr>
                                <w:p w14:paraId="29F30468" w14:textId="77777777" w:rsidR="00C134E8" w:rsidRPr="00A017B4" w:rsidRDefault="00C134E8" w:rsidP="00C134E8">
                                  <w:pPr>
                                    <w:jc w:val="center"/>
                                    <w:rPr>
                                      <w:color w:val="000000"/>
                                      <w:sz w:val="16"/>
                                      <w:szCs w:val="16"/>
                                    </w:rPr>
                                  </w:pPr>
                                  <w:r w:rsidRPr="00A017B4">
                                    <w:rPr>
                                      <w:sz w:val="16"/>
                                      <w:szCs w:val="16"/>
                                    </w:rPr>
                                    <w:t>560</w:t>
                                  </w:r>
                                </w:p>
                              </w:tc>
                              <w:tc>
                                <w:tcPr>
                                  <w:tcW w:w="404" w:type="pct"/>
                                </w:tcPr>
                                <w:p w14:paraId="6AFCD861"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0105EFD6" w14:textId="77777777" w:rsidR="00C134E8" w:rsidRPr="00A017B4" w:rsidRDefault="00C134E8" w:rsidP="00C134E8">
                                  <w:pPr>
                                    <w:jc w:val="center"/>
                                    <w:rPr>
                                      <w:color w:val="000000"/>
                                      <w:sz w:val="16"/>
                                      <w:szCs w:val="16"/>
                                    </w:rPr>
                                  </w:pPr>
                                  <w:r w:rsidRPr="00A017B4">
                                    <w:rPr>
                                      <w:sz w:val="16"/>
                                      <w:szCs w:val="16"/>
                                    </w:rPr>
                                    <w:t>558</w:t>
                                  </w:r>
                                </w:p>
                              </w:tc>
                              <w:tc>
                                <w:tcPr>
                                  <w:tcW w:w="280" w:type="pct"/>
                                </w:tcPr>
                                <w:p w14:paraId="5BCE9C1D" w14:textId="77777777" w:rsidR="00C134E8" w:rsidRPr="00A017B4" w:rsidRDefault="00C134E8" w:rsidP="00C134E8">
                                  <w:pPr>
                                    <w:jc w:val="center"/>
                                    <w:rPr>
                                      <w:sz w:val="16"/>
                                      <w:szCs w:val="16"/>
                                    </w:rPr>
                                  </w:pPr>
                                  <w:r w:rsidRPr="00A017B4">
                                    <w:rPr>
                                      <w:sz w:val="16"/>
                                      <w:szCs w:val="16"/>
                                    </w:rPr>
                                    <w:t>557</w:t>
                                  </w:r>
                                </w:p>
                              </w:tc>
                              <w:tc>
                                <w:tcPr>
                                  <w:tcW w:w="234" w:type="pct"/>
                                </w:tcPr>
                                <w:p w14:paraId="2047E74B" w14:textId="77777777" w:rsidR="00C134E8" w:rsidRPr="00A017B4" w:rsidRDefault="00C134E8" w:rsidP="00C134E8">
                                  <w:pPr>
                                    <w:jc w:val="center"/>
                                    <w:rPr>
                                      <w:sz w:val="16"/>
                                      <w:szCs w:val="16"/>
                                    </w:rPr>
                                  </w:pPr>
                                  <w:r w:rsidRPr="00A017B4">
                                    <w:rPr>
                                      <w:sz w:val="16"/>
                                      <w:szCs w:val="16"/>
                                    </w:rPr>
                                    <w:t>1</w:t>
                                  </w:r>
                                </w:p>
                              </w:tc>
                              <w:tc>
                                <w:tcPr>
                                  <w:tcW w:w="225" w:type="pct"/>
                                </w:tcPr>
                                <w:p w14:paraId="0180F6A0"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4B820B73" w14:textId="77777777" w:rsidR="00C134E8" w:rsidRPr="00A017B4" w:rsidRDefault="00C134E8" w:rsidP="00C134E8">
                                  <w:pPr>
                                    <w:jc w:val="center"/>
                                    <w:rPr>
                                      <w:color w:val="000000"/>
                                      <w:sz w:val="16"/>
                                      <w:szCs w:val="16"/>
                                    </w:rPr>
                                  </w:pPr>
                                  <w:r w:rsidRPr="00A017B4">
                                    <w:rPr>
                                      <w:sz w:val="16"/>
                                      <w:szCs w:val="16"/>
                                    </w:rPr>
                                    <w:t>0.99±0.004</w:t>
                                  </w:r>
                                </w:p>
                              </w:tc>
                              <w:tc>
                                <w:tcPr>
                                  <w:tcW w:w="528" w:type="pct"/>
                                </w:tcPr>
                                <w:p w14:paraId="56FE24E0" w14:textId="77777777" w:rsidR="00C134E8" w:rsidRPr="00A017B4" w:rsidRDefault="00C134E8" w:rsidP="00C134E8">
                                  <w:pPr>
                                    <w:jc w:val="center"/>
                                    <w:rPr>
                                      <w:color w:val="000000"/>
                                      <w:sz w:val="16"/>
                                      <w:szCs w:val="16"/>
                                    </w:rPr>
                                  </w:pPr>
                                  <w:r w:rsidRPr="00A017B4">
                                    <w:rPr>
                                      <w:sz w:val="16"/>
                                      <w:szCs w:val="16"/>
                                    </w:rPr>
                                    <w:t>0.99±0.013</w:t>
                                  </w:r>
                                </w:p>
                              </w:tc>
                              <w:tc>
                                <w:tcPr>
                                  <w:tcW w:w="574" w:type="pct"/>
                                </w:tcPr>
                                <w:p w14:paraId="6ED99278" w14:textId="23B04312" w:rsidR="00C134E8" w:rsidRPr="00A017B4" w:rsidRDefault="00C134E8" w:rsidP="00C134E8">
                                  <w:pPr>
                                    <w:jc w:val="center"/>
                                    <w:rPr>
                                      <w:color w:val="000000"/>
                                      <w:sz w:val="16"/>
                                      <w:szCs w:val="16"/>
                                    </w:rPr>
                                  </w:pPr>
                                  <w:ins w:id="302" w:author="Md Rafi Islam" w:date="2026-08-12T11:34:00Z" w16du:dateUtc="2026-08-12T16:34:00Z">
                                    <w:r w:rsidRPr="0064524D">
                                      <w:rPr>
                                        <w:sz w:val="16"/>
                                        <w:szCs w:val="16"/>
                                      </w:rPr>
                                      <w:t>0.71±1.31</w:t>
                                    </w:r>
                                  </w:ins>
                                  <w:del w:id="303" w:author="Md Rafi Islam" w:date="2026-08-12T11:34:00Z" w16du:dateUtc="2026-08-12T16:34:00Z">
                                    <w:r w:rsidRPr="00A017B4" w:rsidDel="00F8293A">
                                      <w:rPr>
                                        <w:sz w:val="16"/>
                                        <w:szCs w:val="16"/>
                                      </w:rPr>
                                      <w:delText>0.71±1.31</w:delText>
                                    </w:r>
                                  </w:del>
                                </w:p>
                              </w:tc>
                              <w:tc>
                                <w:tcPr>
                                  <w:tcW w:w="616" w:type="pct"/>
                                </w:tcPr>
                                <w:p w14:paraId="2BD4F16B" w14:textId="609326DC" w:rsidR="00C134E8" w:rsidRPr="00A017B4" w:rsidRDefault="00C134E8" w:rsidP="00C134E8">
                                  <w:pPr>
                                    <w:jc w:val="center"/>
                                    <w:rPr>
                                      <w:color w:val="000000"/>
                                      <w:sz w:val="16"/>
                                      <w:szCs w:val="16"/>
                                    </w:rPr>
                                  </w:pPr>
                                  <w:ins w:id="304" w:author="Md Rafi Islam" w:date="2026-08-12T11:34:00Z" w16du:dateUtc="2026-08-12T16:34:00Z">
                                    <w:r>
                                      <w:rPr>
                                        <w:sz w:val="16"/>
                                        <w:szCs w:val="16"/>
                                      </w:rPr>
                                      <w:t>6.79</w:t>
                                    </w:r>
                                    <w:r w:rsidRPr="0064524D">
                                      <w:rPr>
                                        <w:sz w:val="16"/>
                                        <w:szCs w:val="16"/>
                                      </w:rPr>
                                      <w:t>±2.41</w:t>
                                    </w:r>
                                  </w:ins>
                                  <w:del w:id="305" w:author="Md Rafi Islam" w:date="2026-08-12T11:34:00Z" w16du:dateUtc="2026-08-12T16:34:00Z">
                                    <w:r w:rsidRPr="00A017B4" w:rsidDel="00F8293A">
                                      <w:rPr>
                                        <w:sz w:val="16"/>
                                        <w:szCs w:val="16"/>
                                      </w:rPr>
                                      <w:delText>6.79±2.41</w:delText>
                                    </w:r>
                                  </w:del>
                                </w:p>
                              </w:tc>
                            </w:tr>
                            <w:tr w:rsidR="00C134E8" w:rsidRPr="00A017B4" w14:paraId="334184CC" w14:textId="77777777" w:rsidTr="00C134E8">
                              <w:trPr>
                                <w:trHeight w:val="115"/>
                              </w:trPr>
                              <w:tc>
                                <w:tcPr>
                                  <w:tcW w:w="236" w:type="pct"/>
                                </w:tcPr>
                                <w:p w14:paraId="29C413A8" w14:textId="77777777" w:rsidR="00C134E8" w:rsidRPr="00A017B4" w:rsidRDefault="00C134E8" w:rsidP="00C134E8">
                                  <w:pPr>
                                    <w:pStyle w:val="ListParagraph"/>
                                    <w:numPr>
                                      <w:ilvl w:val="0"/>
                                      <w:numId w:val="17"/>
                                    </w:numPr>
                                    <w:ind w:left="144" w:firstLine="0"/>
                                    <w:rPr>
                                      <w:sz w:val="16"/>
                                      <w:szCs w:val="16"/>
                                    </w:rPr>
                                  </w:pPr>
                                </w:p>
                              </w:tc>
                              <w:tc>
                                <w:tcPr>
                                  <w:tcW w:w="679" w:type="pct"/>
                                </w:tcPr>
                                <w:p w14:paraId="6232EB52" w14:textId="77777777" w:rsidR="00C134E8" w:rsidRPr="00A017B4" w:rsidRDefault="00C134E8" w:rsidP="00C134E8">
                                  <w:pPr>
                                    <w:jc w:val="center"/>
                                    <w:rPr>
                                      <w:color w:val="000000"/>
                                      <w:sz w:val="16"/>
                                      <w:szCs w:val="16"/>
                                    </w:rPr>
                                  </w:pPr>
                                  <w:r w:rsidRPr="00A017B4">
                                    <w:rPr>
                                      <w:sz w:val="16"/>
                                      <w:szCs w:val="16"/>
                                    </w:rPr>
                                    <w:t>Fzzybar X20000*</w:t>
                                  </w:r>
                                </w:p>
                              </w:tc>
                              <w:tc>
                                <w:tcPr>
                                  <w:tcW w:w="294" w:type="pct"/>
                                </w:tcPr>
                                <w:p w14:paraId="567A9A14" w14:textId="77777777" w:rsidR="00C134E8" w:rsidRPr="00A017B4" w:rsidRDefault="00C134E8" w:rsidP="00C134E8">
                                  <w:pPr>
                                    <w:jc w:val="center"/>
                                    <w:rPr>
                                      <w:color w:val="000000"/>
                                      <w:sz w:val="16"/>
                                      <w:szCs w:val="16"/>
                                    </w:rPr>
                                  </w:pPr>
                                  <w:r w:rsidRPr="00A017B4">
                                    <w:rPr>
                                      <w:sz w:val="16"/>
                                      <w:szCs w:val="16"/>
                                    </w:rPr>
                                    <w:t>530</w:t>
                                  </w:r>
                                </w:p>
                              </w:tc>
                              <w:tc>
                                <w:tcPr>
                                  <w:tcW w:w="404" w:type="pct"/>
                                </w:tcPr>
                                <w:p w14:paraId="3875E3AF"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1DAC7210" w14:textId="77777777" w:rsidR="00C134E8" w:rsidRPr="00A017B4" w:rsidRDefault="00C134E8" w:rsidP="00C134E8">
                                  <w:pPr>
                                    <w:jc w:val="center"/>
                                    <w:rPr>
                                      <w:color w:val="000000"/>
                                      <w:sz w:val="16"/>
                                      <w:szCs w:val="16"/>
                                    </w:rPr>
                                  </w:pPr>
                                  <w:r w:rsidRPr="00A017B4">
                                    <w:rPr>
                                      <w:sz w:val="16"/>
                                      <w:szCs w:val="16"/>
                                    </w:rPr>
                                    <w:t>490</w:t>
                                  </w:r>
                                </w:p>
                              </w:tc>
                              <w:tc>
                                <w:tcPr>
                                  <w:tcW w:w="280" w:type="pct"/>
                                </w:tcPr>
                                <w:p w14:paraId="7BA0A035" w14:textId="77777777" w:rsidR="00C134E8" w:rsidRPr="00A017B4" w:rsidRDefault="00C134E8" w:rsidP="00C134E8">
                                  <w:pPr>
                                    <w:jc w:val="center"/>
                                    <w:rPr>
                                      <w:sz w:val="16"/>
                                      <w:szCs w:val="16"/>
                                    </w:rPr>
                                  </w:pPr>
                                  <w:r w:rsidRPr="00A017B4">
                                    <w:rPr>
                                      <w:sz w:val="16"/>
                                      <w:szCs w:val="16"/>
                                    </w:rPr>
                                    <w:t>490</w:t>
                                  </w:r>
                                </w:p>
                              </w:tc>
                              <w:tc>
                                <w:tcPr>
                                  <w:tcW w:w="234" w:type="pct"/>
                                </w:tcPr>
                                <w:p w14:paraId="5C2F0DA2" w14:textId="77777777" w:rsidR="00C134E8" w:rsidRPr="00A017B4" w:rsidRDefault="00C134E8" w:rsidP="00C134E8">
                                  <w:pPr>
                                    <w:jc w:val="center"/>
                                    <w:rPr>
                                      <w:sz w:val="16"/>
                                      <w:szCs w:val="16"/>
                                    </w:rPr>
                                  </w:pPr>
                                  <w:r w:rsidRPr="00A017B4">
                                    <w:rPr>
                                      <w:sz w:val="16"/>
                                      <w:szCs w:val="16"/>
                                    </w:rPr>
                                    <w:t>0</w:t>
                                  </w:r>
                                </w:p>
                              </w:tc>
                              <w:tc>
                                <w:tcPr>
                                  <w:tcW w:w="225" w:type="pct"/>
                                </w:tcPr>
                                <w:p w14:paraId="142AEDC6" w14:textId="77777777" w:rsidR="00C134E8" w:rsidRPr="00A017B4" w:rsidRDefault="00C134E8" w:rsidP="00C134E8">
                                  <w:pPr>
                                    <w:jc w:val="center"/>
                                    <w:rPr>
                                      <w:color w:val="000000"/>
                                      <w:sz w:val="16"/>
                                      <w:szCs w:val="16"/>
                                    </w:rPr>
                                  </w:pPr>
                                  <w:r w:rsidRPr="00A017B4">
                                    <w:rPr>
                                      <w:sz w:val="16"/>
                                      <w:szCs w:val="16"/>
                                    </w:rPr>
                                    <w:t>40</w:t>
                                  </w:r>
                                </w:p>
                              </w:tc>
                              <w:tc>
                                <w:tcPr>
                                  <w:tcW w:w="528" w:type="pct"/>
                                </w:tcPr>
                                <w:p w14:paraId="4DF08A50"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FF7008C" w14:textId="34BF1D76" w:rsidR="00C134E8" w:rsidRPr="00A017B4" w:rsidRDefault="00C134E8" w:rsidP="00C134E8">
                                  <w:pPr>
                                    <w:jc w:val="center"/>
                                    <w:rPr>
                                      <w:color w:val="000000"/>
                                      <w:sz w:val="16"/>
                                      <w:szCs w:val="16"/>
                                    </w:rPr>
                                  </w:pPr>
                                  <w:r w:rsidRPr="00A017B4">
                                    <w:rPr>
                                      <w:sz w:val="16"/>
                                      <w:szCs w:val="16"/>
                                    </w:rPr>
                                    <w:t>0.93±0.1</w:t>
                                  </w:r>
                                  <w:ins w:id="306" w:author="Md Rafi Islam" w:date="2026-08-12T12:38:00Z" w16du:dateUtc="2026-08-12T17:38:00Z">
                                    <w:r w:rsidR="009E312F">
                                      <w:rPr>
                                        <w:sz w:val="16"/>
                                        <w:szCs w:val="16"/>
                                      </w:rPr>
                                      <w:t>25</w:t>
                                    </w:r>
                                  </w:ins>
                                  <w:del w:id="307" w:author="Md Rafi Islam" w:date="2026-08-12T12:38:00Z" w16du:dateUtc="2026-08-12T17:38:00Z">
                                    <w:r w:rsidRPr="00A017B4" w:rsidDel="009E312F">
                                      <w:rPr>
                                        <w:sz w:val="16"/>
                                        <w:szCs w:val="16"/>
                                      </w:rPr>
                                      <w:delText>10</w:delText>
                                    </w:r>
                                  </w:del>
                                </w:p>
                              </w:tc>
                              <w:tc>
                                <w:tcPr>
                                  <w:tcW w:w="574" w:type="pct"/>
                                </w:tcPr>
                                <w:p w14:paraId="61DCBA66" w14:textId="1AAAB3A6" w:rsidR="00C134E8" w:rsidRPr="00A017B4" w:rsidRDefault="00C134E8" w:rsidP="00C134E8">
                                  <w:pPr>
                                    <w:jc w:val="center"/>
                                    <w:rPr>
                                      <w:color w:val="000000"/>
                                      <w:sz w:val="16"/>
                                      <w:szCs w:val="16"/>
                                    </w:rPr>
                                  </w:pPr>
                                  <w:ins w:id="308" w:author="Md Rafi Islam" w:date="2026-08-12T11:34:00Z" w16du:dateUtc="2026-08-12T16:34:00Z">
                                    <w:r>
                                      <w:rPr>
                                        <w:sz w:val="16"/>
                                        <w:szCs w:val="16"/>
                                      </w:rPr>
                                      <w:t>7.55</w:t>
                                    </w:r>
                                    <w:r w:rsidRPr="0064524D">
                                      <w:rPr>
                                        <w:sz w:val="16"/>
                                        <w:szCs w:val="16"/>
                                      </w:rPr>
                                      <w:t>±1</w:t>
                                    </w:r>
                                    <w:r>
                                      <w:rPr>
                                        <w:sz w:val="16"/>
                                        <w:szCs w:val="16"/>
                                      </w:rPr>
                                      <w:t>2.52</w:t>
                                    </w:r>
                                  </w:ins>
                                  <w:del w:id="309" w:author="Md Rafi Islam" w:date="2026-08-12T11:34:00Z" w16du:dateUtc="2026-08-12T16:34:00Z">
                                    <w:r w:rsidRPr="00A017B4" w:rsidDel="00F8293A">
                                      <w:rPr>
                                        <w:sz w:val="16"/>
                                        <w:szCs w:val="16"/>
                                      </w:rPr>
                                      <w:delText>6.43±11.01</w:delText>
                                    </w:r>
                                  </w:del>
                                </w:p>
                              </w:tc>
                              <w:tc>
                                <w:tcPr>
                                  <w:tcW w:w="616" w:type="pct"/>
                                </w:tcPr>
                                <w:p w14:paraId="6BE7B617" w14:textId="11B65AF7" w:rsidR="00C134E8" w:rsidRPr="00A017B4" w:rsidRDefault="00C134E8" w:rsidP="00C134E8">
                                  <w:pPr>
                                    <w:jc w:val="center"/>
                                    <w:rPr>
                                      <w:color w:val="000000"/>
                                      <w:sz w:val="16"/>
                                      <w:szCs w:val="16"/>
                                    </w:rPr>
                                  </w:pPr>
                                  <w:ins w:id="310" w:author="Md Rafi Islam" w:date="2026-08-12T11:34:00Z" w16du:dateUtc="2026-08-12T16:34:00Z">
                                    <w:r>
                                      <w:rPr>
                                        <w:sz w:val="16"/>
                                        <w:szCs w:val="16"/>
                                      </w:rPr>
                                      <w:t>6.86</w:t>
                                    </w:r>
                                    <w:r w:rsidRPr="0064524D">
                                      <w:rPr>
                                        <w:sz w:val="16"/>
                                        <w:szCs w:val="16"/>
                                      </w:rPr>
                                      <w:t>±</w:t>
                                    </w:r>
                                    <w:r>
                                      <w:rPr>
                                        <w:sz w:val="16"/>
                                        <w:szCs w:val="16"/>
                                      </w:rPr>
                                      <w:t>7.63</w:t>
                                    </w:r>
                                  </w:ins>
                                  <w:del w:id="311" w:author="Md Rafi Islam" w:date="2026-08-12T11:34:00Z" w16du:dateUtc="2026-08-12T16:34:00Z">
                                    <w:r w:rsidRPr="00A017B4" w:rsidDel="00F8293A">
                                      <w:rPr>
                                        <w:sz w:val="16"/>
                                        <w:szCs w:val="16"/>
                                      </w:rPr>
                                      <w:delText>6.64±6.74</w:delText>
                                    </w:r>
                                  </w:del>
                                </w:p>
                              </w:tc>
                            </w:tr>
                            <w:tr w:rsidR="00C134E8" w:rsidRPr="00A017B4" w14:paraId="0BA7F21D" w14:textId="77777777" w:rsidTr="00C134E8">
                              <w:trPr>
                                <w:trHeight w:val="115"/>
                              </w:trPr>
                              <w:tc>
                                <w:tcPr>
                                  <w:tcW w:w="236" w:type="pct"/>
                                </w:tcPr>
                                <w:p w14:paraId="7390441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00906F10" w14:textId="77777777" w:rsidR="00C134E8" w:rsidRPr="00A017B4" w:rsidRDefault="00C134E8" w:rsidP="00C134E8">
                                  <w:pPr>
                                    <w:jc w:val="center"/>
                                    <w:rPr>
                                      <w:color w:val="000000"/>
                                      <w:sz w:val="16"/>
                                      <w:szCs w:val="16"/>
                                    </w:rPr>
                                  </w:pPr>
                                  <w:r w:rsidRPr="00A017B4">
                                    <w:rPr>
                                      <w:sz w:val="16"/>
                                      <w:szCs w:val="16"/>
                                    </w:rPr>
                                    <w:t>Geek Bar Pulse*</w:t>
                                  </w:r>
                                </w:p>
                              </w:tc>
                              <w:tc>
                                <w:tcPr>
                                  <w:tcW w:w="294" w:type="pct"/>
                                </w:tcPr>
                                <w:p w14:paraId="40016A7E" w14:textId="77777777" w:rsidR="00C134E8" w:rsidRPr="00A017B4" w:rsidRDefault="00C134E8" w:rsidP="00C134E8">
                                  <w:pPr>
                                    <w:jc w:val="center"/>
                                    <w:rPr>
                                      <w:color w:val="000000"/>
                                      <w:sz w:val="16"/>
                                      <w:szCs w:val="16"/>
                                    </w:rPr>
                                  </w:pPr>
                                  <w:r w:rsidRPr="00A017B4">
                                    <w:rPr>
                                      <w:sz w:val="16"/>
                                      <w:szCs w:val="16"/>
                                    </w:rPr>
                                    <w:t>400</w:t>
                                  </w:r>
                                </w:p>
                              </w:tc>
                              <w:tc>
                                <w:tcPr>
                                  <w:tcW w:w="404" w:type="pct"/>
                                </w:tcPr>
                                <w:p w14:paraId="115F27AA"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0A815311" w14:textId="77777777" w:rsidR="00C134E8" w:rsidRPr="00A017B4" w:rsidRDefault="00C134E8" w:rsidP="00C134E8">
                                  <w:pPr>
                                    <w:jc w:val="center"/>
                                    <w:rPr>
                                      <w:color w:val="000000"/>
                                      <w:sz w:val="16"/>
                                      <w:szCs w:val="16"/>
                                    </w:rPr>
                                  </w:pPr>
                                  <w:r w:rsidRPr="00A017B4">
                                    <w:rPr>
                                      <w:sz w:val="16"/>
                                      <w:szCs w:val="16"/>
                                    </w:rPr>
                                    <w:t>403</w:t>
                                  </w:r>
                                </w:p>
                              </w:tc>
                              <w:tc>
                                <w:tcPr>
                                  <w:tcW w:w="280" w:type="pct"/>
                                </w:tcPr>
                                <w:p w14:paraId="1E5C7065" w14:textId="77777777" w:rsidR="00C134E8" w:rsidRPr="00A017B4" w:rsidRDefault="00C134E8" w:rsidP="00C134E8">
                                  <w:pPr>
                                    <w:jc w:val="center"/>
                                    <w:rPr>
                                      <w:sz w:val="16"/>
                                      <w:szCs w:val="16"/>
                                    </w:rPr>
                                  </w:pPr>
                                  <w:r w:rsidRPr="00A017B4">
                                    <w:rPr>
                                      <w:sz w:val="16"/>
                                      <w:szCs w:val="16"/>
                                    </w:rPr>
                                    <w:t>400</w:t>
                                  </w:r>
                                </w:p>
                              </w:tc>
                              <w:tc>
                                <w:tcPr>
                                  <w:tcW w:w="234" w:type="pct"/>
                                </w:tcPr>
                                <w:p w14:paraId="5B509587" w14:textId="77777777" w:rsidR="00C134E8" w:rsidRPr="00A017B4" w:rsidRDefault="00C134E8" w:rsidP="00C134E8">
                                  <w:pPr>
                                    <w:jc w:val="center"/>
                                    <w:rPr>
                                      <w:sz w:val="16"/>
                                      <w:szCs w:val="16"/>
                                    </w:rPr>
                                  </w:pPr>
                                  <w:r w:rsidRPr="00A017B4">
                                    <w:rPr>
                                      <w:sz w:val="16"/>
                                      <w:szCs w:val="16"/>
                                    </w:rPr>
                                    <w:t>3</w:t>
                                  </w:r>
                                </w:p>
                              </w:tc>
                              <w:tc>
                                <w:tcPr>
                                  <w:tcW w:w="225" w:type="pct"/>
                                </w:tcPr>
                                <w:p w14:paraId="3D8536C8"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3A936F39" w14:textId="77777777" w:rsidR="00C134E8" w:rsidRPr="00A017B4" w:rsidRDefault="00C134E8" w:rsidP="00C134E8">
                                  <w:pPr>
                                    <w:jc w:val="center"/>
                                    <w:rPr>
                                      <w:color w:val="000000"/>
                                      <w:sz w:val="16"/>
                                      <w:szCs w:val="16"/>
                                    </w:rPr>
                                  </w:pPr>
                                  <w:r w:rsidRPr="00A017B4">
                                    <w:rPr>
                                      <w:sz w:val="16"/>
                                      <w:szCs w:val="16"/>
                                    </w:rPr>
                                    <w:t>0.99±0.0136</w:t>
                                  </w:r>
                                </w:p>
                              </w:tc>
                              <w:tc>
                                <w:tcPr>
                                  <w:tcW w:w="528" w:type="pct"/>
                                </w:tcPr>
                                <w:p w14:paraId="451EAC02"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4B99B73" w14:textId="0D7F55D3" w:rsidR="00C134E8" w:rsidRPr="00A017B4" w:rsidRDefault="00C134E8" w:rsidP="00C134E8">
                                  <w:pPr>
                                    <w:jc w:val="center"/>
                                    <w:rPr>
                                      <w:color w:val="000000"/>
                                      <w:sz w:val="16"/>
                                      <w:szCs w:val="16"/>
                                    </w:rPr>
                                  </w:pPr>
                                  <w:ins w:id="312" w:author="Md Rafi Islam" w:date="2026-08-12T11:34:00Z" w16du:dateUtc="2026-08-12T16:34:00Z">
                                    <w:r w:rsidRPr="0064524D">
                                      <w:rPr>
                                        <w:sz w:val="16"/>
                                        <w:szCs w:val="16"/>
                                      </w:rPr>
                                      <w:t>0.75±1.39</w:t>
                                    </w:r>
                                  </w:ins>
                                  <w:del w:id="313" w:author="Md Rafi Islam" w:date="2026-08-12T11:34:00Z" w16du:dateUtc="2026-08-12T16:34:00Z">
                                    <w:r w:rsidRPr="00A017B4" w:rsidDel="00F8293A">
                                      <w:rPr>
                                        <w:sz w:val="16"/>
                                        <w:szCs w:val="16"/>
                                      </w:rPr>
                                      <w:delText>0.75±1.39</w:delText>
                                    </w:r>
                                  </w:del>
                                </w:p>
                              </w:tc>
                              <w:tc>
                                <w:tcPr>
                                  <w:tcW w:w="616" w:type="pct"/>
                                </w:tcPr>
                                <w:p w14:paraId="1F8D52A3" w14:textId="13C78E07" w:rsidR="00C134E8" w:rsidRPr="00A017B4" w:rsidRDefault="00C134E8" w:rsidP="00C134E8">
                                  <w:pPr>
                                    <w:jc w:val="center"/>
                                    <w:rPr>
                                      <w:color w:val="000000"/>
                                      <w:sz w:val="16"/>
                                      <w:szCs w:val="16"/>
                                    </w:rPr>
                                  </w:pPr>
                                  <w:ins w:id="314" w:author="Md Rafi Islam" w:date="2026-08-12T11:34:00Z" w16du:dateUtc="2026-08-12T16:34:00Z">
                                    <w:r>
                                      <w:rPr>
                                        <w:sz w:val="16"/>
                                        <w:szCs w:val="16"/>
                                      </w:rPr>
                                      <w:t>4.39</w:t>
                                    </w:r>
                                    <w:r w:rsidRPr="0064524D">
                                      <w:rPr>
                                        <w:sz w:val="16"/>
                                        <w:szCs w:val="16"/>
                                      </w:rPr>
                                      <w:t>±0.72</w:t>
                                    </w:r>
                                  </w:ins>
                                  <w:del w:id="315" w:author="Md Rafi Islam" w:date="2026-08-12T11:34:00Z" w16du:dateUtc="2026-08-12T16:34:00Z">
                                    <w:r w:rsidRPr="00A017B4" w:rsidDel="00F8293A">
                                      <w:rPr>
                                        <w:sz w:val="16"/>
                                        <w:szCs w:val="16"/>
                                      </w:rPr>
                                      <w:delText>4.39±0.72</w:delText>
                                    </w:r>
                                  </w:del>
                                </w:p>
                              </w:tc>
                            </w:tr>
                            <w:tr w:rsidR="00C134E8" w:rsidRPr="00A017B4" w14:paraId="2ACC78D5" w14:textId="77777777" w:rsidTr="00C134E8">
                              <w:trPr>
                                <w:trHeight w:val="115"/>
                              </w:trPr>
                              <w:tc>
                                <w:tcPr>
                                  <w:tcW w:w="236" w:type="pct"/>
                                </w:tcPr>
                                <w:p w14:paraId="44FFED2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93A7206" w14:textId="77777777" w:rsidR="00C134E8" w:rsidRPr="00A017B4" w:rsidRDefault="00C134E8" w:rsidP="00C134E8">
                                  <w:pPr>
                                    <w:jc w:val="center"/>
                                    <w:rPr>
                                      <w:color w:val="000000"/>
                                      <w:sz w:val="16"/>
                                      <w:szCs w:val="16"/>
                                    </w:rPr>
                                  </w:pPr>
                                  <w:r w:rsidRPr="00A017B4">
                                    <w:rPr>
                                      <w:sz w:val="16"/>
                                      <w:szCs w:val="16"/>
                                    </w:rPr>
                                    <w:t>Hyde IQ5000*</w:t>
                                  </w:r>
                                </w:p>
                              </w:tc>
                              <w:tc>
                                <w:tcPr>
                                  <w:tcW w:w="294" w:type="pct"/>
                                </w:tcPr>
                                <w:p w14:paraId="42351D22" w14:textId="77777777" w:rsidR="00C134E8" w:rsidRPr="00A017B4" w:rsidRDefault="00C134E8" w:rsidP="00C134E8">
                                  <w:pPr>
                                    <w:jc w:val="center"/>
                                    <w:rPr>
                                      <w:color w:val="000000"/>
                                      <w:sz w:val="16"/>
                                      <w:szCs w:val="16"/>
                                    </w:rPr>
                                  </w:pPr>
                                  <w:r w:rsidRPr="00A017B4">
                                    <w:rPr>
                                      <w:sz w:val="16"/>
                                      <w:szCs w:val="16"/>
                                    </w:rPr>
                                    <w:t>536</w:t>
                                  </w:r>
                                </w:p>
                              </w:tc>
                              <w:tc>
                                <w:tcPr>
                                  <w:tcW w:w="404" w:type="pct"/>
                                </w:tcPr>
                                <w:p w14:paraId="0AAB69BC" w14:textId="77777777" w:rsidR="00C134E8" w:rsidRPr="00A017B4" w:rsidRDefault="00C134E8" w:rsidP="00C134E8">
                                  <w:pPr>
                                    <w:jc w:val="center"/>
                                    <w:rPr>
                                      <w:color w:val="000000"/>
                                      <w:sz w:val="16"/>
                                      <w:szCs w:val="16"/>
                                    </w:rPr>
                                  </w:pPr>
                                  <w:r w:rsidRPr="00A017B4">
                                    <w:rPr>
                                      <w:sz w:val="16"/>
                                      <w:szCs w:val="16"/>
                                    </w:rPr>
                                    <w:t>8</w:t>
                                  </w:r>
                                </w:p>
                              </w:tc>
                              <w:tc>
                                <w:tcPr>
                                  <w:tcW w:w="402" w:type="pct"/>
                                </w:tcPr>
                                <w:p w14:paraId="6D04169A" w14:textId="77777777" w:rsidR="00C134E8" w:rsidRPr="00A017B4" w:rsidRDefault="00C134E8" w:rsidP="00C134E8">
                                  <w:pPr>
                                    <w:jc w:val="center"/>
                                    <w:rPr>
                                      <w:color w:val="000000"/>
                                      <w:sz w:val="16"/>
                                      <w:szCs w:val="16"/>
                                    </w:rPr>
                                  </w:pPr>
                                  <w:r w:rsidRPr="00A017B4">
                                    <w:rPr>
                                      <w:sz w:val="16"/>
                                      <w:szCs w:val="16"/>
                                    </w:rPr>
                                    <w:t>505</w:t>
                                  </w:r>
                                </w:p>
                              </w:tc>
                              <w:tc>
                                <w:tcPr>
                                  <w:tcW w:w="280" w:type="pct"/>
                                </w:tcPr>
                                <w:p w14:paraId="50E412D2" w14:textId="77777777" w:rsidR="00C134E8" w:rsidRPr="00A017B4" w:rsidRDefault="00C134E8" w:rsidP="00C134E8">
                                  <w:pPr>
                                    <w:jc w:val="center"/>
                                    <w:rPr>
                                      <w:sz w:val="16"/>
                                      <w:szCs w:val="16"/>
                                    </w:rPr>
                                  </w:pPr>
                                  <w:r w:rsidRPr="00A017B4">
                                    <w:rPr>
                                      <w:sz w:val="16"/>
                                      <w:szCs w:val="16"/>
                                    </w:rPr>
                                    <w:t>504</w:t>
                                  </w:r>
                                </w:p>
                              </w:tc>
                              <w:tc>
                                <w:tcPr>
                                  <w:tcW w:w="234" w:type="pct"/>
                                </w:tcPr>
                                <w:p w14:paraId="58B2EC50" w14:textId="77777777" w:rsidR="00C134E8" w:rsidRPr="00A017B4" w:rsidRDefault="00C134E8" w:rsidP="00C134E8">
                                  <w:pPr>
                                    <w:jc w:val="center"/>
                                    <w:rPr>
                                      <w:sz w:val="16"/>
                                      <w:szCs w:val="16"/>
                                    </w:rPr>
                                  </w:pPr>
                                  <w:r w:rsidRPr="00A017B4">
                                    <w:rPr>
                                      <w:sz w:val="16"/>
                                      <w:szCs w:val="16"/>
                                    </w:rPr>
                                    <w:t>1</w:t>
                                  </w:r>
                                </w:p>
                              </w:tc>
                              <w:tc>
                                <w:tcPr>
                                  <w:tcW w:w="225" w:type="pct"/>
                                </w:tcPr>
                                <w:p w14:paraId="632093B9" w14:textId="77777777" w:rsidR="00C134E8" w:rsidRPr="00A017B4" w:rsidRDefault="00C134E8" w:rsidP="00C134E8">
                                  <w:pPr>
                                    <w:jc w:val="center"/>
                                    <w:rPr>
                                      <w:color w:val="000000"/>
                                      <w:sz w:val="16"/>
                                      <w:szCs w:val="16"/>
                                    </w:rPr>
                                  </w:pPr>
                                  <w:r w:rsidRPr="00A017B4">
                                    <w:rPr>
                                      <w:sz w:val="16"/>
                                      <w:szCs w:val="16"/>
                                    </w:rPr>
                                    <w:t>32</w:t>
                                  </w:r>
                                </w:p>
                              </w:tc>
                              <w:tc>
                                <w:tcPr>
                                  <w:tcW w:w="528" w:type="pct"/>
                                </w:tcPr>
                                <w:p w14:paraId="73D0182A" w14:textId="1577399B" w:rsidR="00C134E8" w:rsidRPr="00A017B4" w:rsidRDefault="00C134E8" w:rsidP="00C134E8">
                                  <w:pPr>
                                    <w:jc w:val="center"/>
                                    <w:rPr>
                                      <w:color w:val="000000"/>
                                      <w:sz w:val="16"/>
                                      <w:szCs w:val="16"/>
                                    </w:rPr>
                                  </w:pPr>
                                  <w:r w:rsidRPr="00A017B4">
                                    <w:rPr>
                                      <w:sz w:val="16"/>
                                      <w:szCs w:val="16"/>
                                    </w:rPr>
                                    <w:t>0.99±0.00</w:t>
                                  </w:r>
                                  <w:ins w:id="316" w:author="Md Rafi Islam" w:date="2026-08-12T12:39:00Z" w16du:dateUtc="2026-08-12T17:39:00Z">
                                    <w:r w:rsidR="009E312F">
                                      <w:rPr>
                                        <w:sz w:val="16"/>
                                        <w:szCs w:val="16"/>
                                      </w:rPr>
                                      <w:t>5</w:t>
                                    </w:r>
                                  </w:ins>
                                  <w:del w:id="317" w:author="Md Rafi Islam" w:date="2026-08-12T12:39:00Z" w16du:dateUtc="2026-08-12T17:39:00Z">
                                    <w:r w:rsidRPr="00A017B4" w:rsidDel="009E312F">
                                      <w:rPr>
                                        <w:sz w:val="16"/>
                                        <w:szCs w:val="16"/>
                                      </w:rPr>
                                      <w:delText>4</w:delText>
                                    </w:r>
                                  </w:del>
                                </w:p>
                              </w:tc>
                              <w:tc>
                                <w:tcPr>
                                  <w:tcW w:w="528" w:type="pct"/>
                                </w:tcPr>
                                <w:p w14:paraId="113BFC0C" w14:textId="77777777" w:rsidR="00C134E8" w:rsidRPr="00A017B4" w:rsidRDefault="00C134E8" w:rsidP="00C134E8">
                                  <w:pPr>
                                    <w:jc w:val="center"/>
                                    <w:rPr>
                                      <w:color w:val="000000"/>
                                      <w:sz w:val="16"/>
                                      <w:szCs w:val="16"/>
                                    </w:rPr>
                                  </w:pPr>
                                  <w:r w:rsidRPr="00A017B4">
                                    <w:rPr>
                                      <w:sz w:val="16"/>
                                      <w:szCs w:val="16"/>
                                    </w:rPr>
                                    <w:t>0.94±0.053</w:t>
                                  </w:r>
                                </w:p>
                              </w:tc>
                              <w:tc>
                                <w:tcPr>
                                  <w:tcW w:w="574" w:type="pct"/>
                                </w:tcPr>
                                <w:p w14:paraId="45410458" w14:textId="45CEDDF9" w:rsidR="00C134E8" w:rsidRPr="00A017B4" w:rsidRDefault="00C134E8" w:rsidP="00C134E8">
                                  <w:pPr>
                                    <w:jc w:val="center"/>
                                    <w:rPr>
                                      <w:color w:val="000000"/>
                                      <w:sz w:val="16"/>
                                      <w:szCs w:val="16"/>
                                    </w:rPr>
                                  </w:pPr>
                                  <w:ins w:id="318" w:author="Md Rafi Islam" w:date="2026-08-12T11:34:00Z" w16du:dateUtc="2026-08-12T16:34:00Z">
                                    <w:r>
                                      <w:rPr>
                                        <w:sz w:val="16"/>
                                        <w:szCs w:val="16"/>
                                      </w:rPr>
                                      <w:t>6.16</w:t>
                                    </w:r>
                                    <w:r w:rsidRPr="0064524D">
                                      <w:rPr>
                                        <w:sz w:val="16"/>
                                        <w:szCs w:val="16"/>
                                      </w:rPr>
                                      <w:t>±5.</w:t>
                                    </w:r>
                                    <w:r>
                                      <w:rPr>
                                        <w:sz w:val="16"/>
                                        <w:szCs w:val="16"/>
                                      </w:rPr>
                                      <w:t>70</w:t>
                                    </w:r>
                                  </w:ins>
                                  <w:del w:id="319" w:author="Md Rafi Islam" w:date="2026-08-12T11:34:00Z" w16du:dateUtc="2026-08-12T16:34:00Z">
                                    <w:r w:rsidRPr="00A017B4" w:rsidDel="00F8293A">
                                      <w:rPr>
                                        <w:sz w:val="16"/>
                                        <w:szCs w:val="16"/>
                                      </w:rPr>
                                      <w:delText>5.76±5.23</w:delText>
                                    </w:r>
                                  </w:del>
                                </w:p>
                              </w:tc>
                              <w:tc>
                                <w:tcPr>
                                  <w:tcW w:w="616" w:type="pct"/>
                                </w:tcPr>
                                <w:p w14:paraId="6A506F58" w14:textId="5A3EBAFD" w:rsidR="00C134E8" w:rsidRPr="00A017B4" w:rsidRDefault="00C134E8" w:rsidP="00C134E8">
                                  <w:pPr>
                                    <w:jc w:val="center"/>
                                    <w:rPr>
                                      <w:color w:val="000000"/>
                                      <w:sz w:val="16"/>
                                      <w:szCs w:val="16"/>
                                    </w:rPr>
                                  </w:pPr>
                                  <w:ins w:id="320" w:author="Md Rafi Islam" w:date="2026-08-12T11:34:00Z" w16du:dateUtc="2026-08-12T16:34:00Z">
                                    <w:r>
                                      <w:rPr>
                                        <w:sz w:val="16"/>
                                        <w:szCs w:val="16"/>
                                      </w:rPr>
                                      <w:t>11.49</w:t>
                                    </w:r>
                                    <w:r w:rsidRPr="0064524D">
                                      <w:rPr>
                                        <w:sz w:val="16"/>
                                        <w:szCs w:val="16"/>
                                      </w:rPr>
                                      <w:t>±7</w:t>
                                    </w:r>
                                    <w:r>
                                      <w:rPr>
                                        <w:sz w:val="16"/>
                                        <w:szCs w:val="16"/>
                                      </w:rPr>
                                      <w:t>.04</w:t>
                                    </w:r>
                                  </w:ins>
                                  <w:del w:id="321" w:author="Md Rafi Islam" w:date="2026-08-12T11:34:00Z" w16du:dateUtc="2026-08-12T16:34:00Z">
                                    <w:r w:rsidRPr="00A017B4" w:rsidDel="00F8293A">
                                      <w:rPr>
                                        <w:sz w:val="16"/>
                                        <w:szCs w:val="16"/>
                                      </w:rPr>
                                      <w:delText>12.57±7.15</w:delText>
                                    </w:r>
                                  </w:del>
                                </w:p>
                              </w:tc>
                            </w:tr>
                            <w:tr w:rsidR="00C134E8" w:rsidRPr="00A017B4" w14:paraId="782615FD" w14:textId="77777777" w:rsidTr="00C134E8">
                              <w:trPr>
                                <w:trHeight w:val="123"/>
                              </w:trPr>
                              <w:tc>
                                <w:tcPr>
                                  <w:tcW w:w="236" w:type="pct"/>
                                </w:tcPr>
                                <w:p w14:paraId="0144528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51DF183" w14:textId="77777777" w:rsidR="00C134E8" w:rsidRPr="00A017B4" w:rsidRDefault="00C134E8" w:rsidP="00C134E8">
                                  <w:pPr>
                                    <w:jc w:val="center"/>
                                    <w:rPr>
                                      <w:color w:val="000000"/>
                                      <w:sz w:val="16"/>
                                      <w:szCs w:val="16"/>
                                    </w:rPr>
                                  </w:pPr>
                                  <w:r w:rsidRPr="00A017B4">
                                    <w:rPr>
                                      <w:sz w:val="16"/>
                                      <w:szCs w:val="16"/>
                                    </w:rPr>
                                    <w:t>Hyde N-bar*</w:t>
                                  </w:r>
                                </w:p>
                              </w:tc>
                              <w:tc>
                                <w:tcPr>
                                  <w:tcW w:w="294" w:type="pct"/>
                                </w:tcPr>
                                <w:p w14:paraId="58C6EF7A" w14:textId="77777777" w:rsidR="00C134E8" w:rsidRPr="00A017B4" w:rsidRDefault="00C134E8" w:rsidP="00C134E8">
                                  <w:pPr>
                                    <w:jc w:val="center"/>
                                    <w:rPr>
                                      <w:color w:val="000000"/>
                                      <w:sz w:val="16"/>
                                      <w:szCs w:val="16"/>
                                    </w:rPr>
                                  </w:pPr>
                                  <w:r w:rsidRPr="00A017B4">
                                    <w:rPr>
                                      <w:sz w:val="16"/>
                                      <w:szCs w:val="16"/>
                                    </w:rPr>
                                    <w:t>240</w:t>
                                  </w:r>
                                </w:p>
                              </w:tc>
                              <w:tc>
                                <w:tcPr>
                                  <w:tcW w:w="404" w:type="pct"/>
                                </w:tcPr>
                                <w:p w14:paraId="62DE0C33" w14:textId="77777777" w:rsidR="00C134E8" w:rsidRPr="00A017B4" w:rsidRDefault="00C134E8" w:rsidP="00C134E8">
                                  <w:pPr>
                                    <w:jc w:val="center"/>
                                    <w:rPr>
                                      <w:color w:val="000000"/>
                                      <w:sz w:val="16"/>
                                      <w:szCs w:val="16"/>
                                    </w:rPr>
                                  </w:pPr>
                                  <w:r w:rsidRPr="00A017B4">
                                    <w:rPr>
                                      <w:sz w:val="16"/>
                                      <w:szCs w:val="16"/>
                                    </w:rPr>
                                    <w:t>3</w:t>
                                  </w:r>
                                </w:p>
                              </w:tc>
                              <w:tc>
                                <w:tcPr>
                                  <w:tcW w:w="402" w:type="pct"/>
                                </w:tcPr>
                                <w:p w14:paraId="7B86DFD5" w14:textId="77777777" w:rsidR="00C134E8" w:rsidRPr="00A017B4" w:rsidRDefault="00C134E8" w:rsidP="00C134E8">
                                  <w:pPr>
                                    <w:jc w:val="center"/>
                                    <w:rPr>
                                      <w:color w:val="000000"/>
                                      <w:sz w:val="16"/>
                                      <w:szCs w:val="16"/>
                                    </w:rPr>
                                  </w:pPr>
                                  <w:r w:rsidRPr="00A017B4">
                                    <w:rPr>
                                      <w:sz w:val="16"/>
                                      <w:szCs w:val="16"/>
                                    </w:rPr>
                                    <w:t>236</w:t>
                                  </w:r>
                                </w:p>
                              </w:tc>
                              <w:tc>
                                <w:tcPr>
                                  <w:tcW w:w="280" w:type="pct"/>
                                </w:tcPr>
                                <w:p w14:paraId="0045F062" w14:textId="77777777" w:rsidR="00C134E8" w:rsidRPr="00A017B4" w:rsidRDefault="00C134E8" w:rsidP="00C134E8">
                                  <w:pPr>
                                    <w:jc w:val="center"/>
                                    <w:rPr>
                                      <w:sz w:val="16"/>
                                      <w:szCs w:val="16"/>
                                    </w:rPr>
                                  </w:pPr>
                                  <w:r w:rsidRPr="00A017B4">
                                    <w:rPr>
                                      <w:sz w:val="16"/>
                                      <w:szCs w:val="16"/>
                                    </w:rPr>
                                    <w:t>236</w:t>
                                  </w:r>
                                </w:p>
                              </w:tc>
                              <w:tc>
                                <w:tcPr>
                                  <w:tcW w:w="234" w:type="pct"/>
                                </w:tcPr>
                                <w:p w14:paraId="162398C6" w14:textId="77777777" w:rsidR="00C134E8" w:rsidRPr="00A017B4" w:rsidRDefault="00C134E8" w:rsidP="00C134E8">
                                  <w:pPr>
                                    <w:jc w:val="center"/>
                                    <w:rPr>
                                      <w:sz w:val="16"/>
                                      <w:szCs w:val="16"/>
                                    </w:rPr>
                                  </w:pPr>
                                  <w:r w:rsidRPr="00A017B4">
                                    <w:rPr>
                                      <w:sz w:val="16"/>
                                      <w:szCs w:val="16"/>
                                    </w:rPr>
                                    <w:t>0</w:t>
                                  </w:r>
                                </w:p>
                              </w:tc>
                              <w:tc>
                                <w:tcPr>
                                  <w:tcW w:w="225" w:type="pct"/>
                                </w:tcPr>
                                <w:p w14:paraId="6EA8AE1C"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582C49A2"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3611B99F" w14:textId="77777777" w:rsidR="00C134E8" w:rsidRPr="00A017B4" w:rsidRDefault="00C134E8" w:rsidP="00C134E8">
                                  <w:pPr>
                                    <w:jc w:val="center"/>
                                    <w:rPr>
                                      <w:color w:val="000000"/>
                                      <w:sz w:val="16"/>
                                      <w:szCs w:val="16"/>
                                    </w:rPr>
                                  </w:pPr>
                                  <w:r w:rsidRPr="00A017B4">
                                    <w:rPr>
                                      <w:sz w:val="16"/>
                                      <w:szCs w:val="16"/>
                                    </w:rPr>
                                    <w:t>0.98±0.072</w:t>
                                  </w:r>
                                </w:p>
                              </w:tc>
                              <w:tc>
                                <w:tcPr>
                                  <w:tcW w:w="574" w:type="pct"/>
                                </w:tcPr>
                                <w:p w14:paraId="610AE692" w14:textId="759FFE1C" w:rsidR="00C134E8" w:rsidRPr="00A017B4" w:rsidRDefault="00C134E8" w:rsidP="00C134E8">
                                  <w:pPr>
                                    <w:jc w:val="center"/>
                                    <w:rPr>
                                      <w:color w:val="000000"/>
                                      <w:sz w:val="16"/>
                                      <w:szCs w:val="16"/>
                                    </w:rPr>
                                  </w:pPr>
                                  <w:ins w:id="322" w:author="Md Rafi Islam" w:date="2026-08-12T11:34:00Z" w16du:dateUtc="2026-08-12T16:34:00Z">
                                    <w:r w:rsidRPr="0064524D">
                                      <w:rPr>
                                        <w:sz w:val="16"/>
                                        <w:szCs w:val="16"/>
                                      </w:rPr>
                                      <w:t>1.67±7.17</w:t>
                                    </w:r>
                                  </w:ins>
                                  <w:del w:id="323" w:author="Md Rafi Islam" w:date="2026-08-12T11:34:00Z" w16du:dateUtc="2026-08-12T16:34:00Z">
                                    <w:r w:rsidRPr="00A017B4" w:rsidDel="00F8293A">
                                      <w:rPr>
                                        <w:sz w:val="16"/>
                                        <w:szCs w:val="16"/>
                                      </w:rPr>
                                      <w:delText>1.67±7.17</w:delText>
                                    </w:r>
                                  </w:del>
                                </w:p>
                              </w:tc>
                              <w:tc>
                                <w:tcPr>
                                  <w:tcW w:w="616" w:type="pct"/>
                                </w:tcPr>
                                <w:p w14:paraId="7A3C58C2" w14:textId="77471F80" w:rsidR="00C134E8" w:rsidRPr="00A017B4" w:rsidRDefault="00C134E8" w:rsidP="00C134E8">
                                  <w:pPr>
                                    <w:jc w:val="center"/>
                                    <w:rPr>
                                      <w:color w:val="000000"/>
                                      <w:sz w:val="16"/>
                                      <w:szCs w:val="16"/>
                                    </w:rPr>
                                  </w:pPr>
                                  <w:ins w:id="324" w:author="Md Rafi Islam" w:date="2026-08-12T11:34:00Z" w16du:dateUtc="2026-08-12T16:34:00Z">
                                    <w:r>
                                      <w:rPr>
                                        <w:sz w:val="16"/>
                                        <w:szCs w:val="16"/>
                                      </w:rPr>
                                      <w:t>8.96</w:t>
                                    </w:r>
                                    <w:r w:rsidRPr="0064524D">
                                      <w:rPr>
                                        <w:sz w:val="16"/>
                                        <w:szCs w:val="16"/>
                                      </w:rPr>
                                      <w:t>±9.38</w:t>
                                    </w:r>
                                  </w:ins>
                                  <w:del w:id="325" w:author="Md Rafi Islam" w:date="2026-08-12T11:34:00Z" w16du:dateUtc="2026-08-12T16:34:00Z">
                                    <w:r w:rsidRPr="00A017B4" w:rsidDel="00F8293A">
                                      <w:rPr>
                                        <w:sz w:val="16"/>
                                        <w:szCs w:val="16"/>
                                      </w:rPr>
                                      <w:delText>8.96±9.38</w:delText>
                                    </w:r>
                                  </w:del>
                                </w:p>
                              </w:tc>
                            </w:tr>
                            <w:tr w:rsidR="00C134E8" w:rsidRPr="00A017B4" w14:paraId="0FC2EBAF" w14:textId="77777777" w:rsidTr="00C134E8">
                              <w:trPr>
                                <w:trHeight w:val="204"/>
                              </w:trPr>
                              <w:tc>
                                <w:tcPr>
                                  <w:tcW w:w="236" w:type="pct"/>
                                </w:tcPr>
                                <w:p w14:paraId="68269381"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AF59ACD" w14:textId="77777777" w:rsidR="00C134E8" w:rsidRPr="00A017B4" w:rsidRDefault="00C134E8" w:rsidP="00C134E8">
                                  <w:pPr>
                                    <w:jc w:val="center"/>
                                    <w:rPr>
                                      <w:color w:val="000000"/>
                                      <w:sz w:val="16"/>
                                      <w:szCs w:val="16"/>
                                    </w:rPr>
                                  </w:pPr>
                                  <w:r w:rsidRPr="00A017B4">
                                    <w:rPr>
                                      <w:sz w:val="16"/>
                                      <w:szCs w:val="16"/>
                                    </w:rPr>
                                    <w:t>Hyde Rebel*</w:t>
                                  </w:r>
                                </w:p>
                              </w:tc>
                              <w:tc>
                                <w:tcPr>
                                  <w:tcW w:w="294" w:type="pct"/>
                                </w:tcPr>
                                <w:p w14:paraId="2B406345" w14:textId="77777777" w:rsidR="00C134E8" w:rsidRPr="00A017B4" w:rsidRDefault="00C134E8" w:rsidP="00C134E8">
                                  <w:pPr>
                                    <w:jc w:val="center"/>
                                    <w:rPr>
                                      <w:color w:val="000000"/>
                                      <w:sz w:val="16"/>
                                      <w:szCs w:val="16"/>
                                    </w:rPr>
                                  </w:pPr>
                                  <w:r w:rsidRPr="00A017B4">
                                    <w:rPr>
                                      <w:sz w:val="16"/>
                                      <w:szCs w:val="16"/>
                                    </w:rPr>
                                    <w:t>275</w:t>
                                  </w:r>
                                </w:p>
                              </w:tc>
                              <w:tc>
                                <w:tcPr>
                                  <w:tcW w:w="404" w:type="pct"/>
                                </w:tcPr>
                                <w:p w14:paraId="602D1BC4"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3D8F15E8" w14:textId="77777777" w:rsidR="00C134E8" w:rsidRPr="00A017B4" w:rsidRDefault="00C134E8" w:rsidP="00C134E8">
                                  <w:pPr>
                                    <w:jc w:val="center"/>
                                    <w:rPr>
                                      <w:color w:val="000000"/>
                                      <w:sz w:val="16"/>
                                      <w:szCs w:val="16"/>
                                    </w:rPr>
                                  </w:pPr>
                                  <w:r w:rsidRPr="00A017B4">
                                    <w:rPr>
                                      <w:sz w:val="16"/>
                                      <w:szCs w:val="16"/>
                                    </w:rPr>
                                    <w:t>271</w:t>
                                  </w:r>
                                </w:p>
                              </w:tc>
                              <w:tc>
                                <w:tcPr>
                                  <w:tcW w:w="280" w:type="pct"/>
                                </w:tcPr>
                                <w:p w14:paraId="354827BE" w14:textId="77777777" w:rsidR="00C134E8" w:rsidRPr="00A017B4" w:rsidRDefault="00C134E8" w:rsidP="00C134E8">
                                  <w:pPr>
                                    <w:jc w:val="center"/>
                                    <w:rPr>
                                      <w:sz w:val="16"/>
                                      <w:szCs w:val="16"/>
                                    </w:rPr>
                                  </w:pPr>
                                  <w:r w:rsidRPr="00A017B4">
                                    <w:rPr>
                                      <w:sz w:val="16"/>
                                      <w:szCs w:val="16"/>
                                    </w:rPr>
                                    <w:t>270</w:t>
                                  </w:r>
                                </w:p>
                              </w:tc>
                              <w:tc>
                                <w:tcPr>
                                  <w:tcW w:w="234" w:type="pct"/>
                                </w:tcPr>
                                <w:p w14:paraId="2C298249" w14:textId="77777777" w:rsidR="00C134E8" w:rsidRPr="00A017B4" w:rsidRDefault="00C134E8" w:rsidP="00C134E8">
                                  <w:pPr>
                                    <w:jc w:val="center"/>
                                    <w:rPr>
                                      <w:sz w:val="16"/>
                                      <w:szCs w:val="16"/>
                                    </w:rPr>
                                  </w:pPr>
                                  <w:r w:rsidRPr="00A017B4">
                                    <w:rPr>
                                      <w:sz w:val="16"/>
                                      <w:szCs w:val="16"/>
                                    </w:rPr>
                                    <w:t>1</w:t>
                                  </w:r>
                                </w:p>
                              </w:tc>
                              <w:tc>
                                <w:tcPr>
                                  <w:tcW w:w="225" w:type="pct"/>
                                </w:tcPr>
                                <w:p w14:paraId="4F77F153" w14:textId="77777777" w:rsidR="00C134E8" w:rsidRPr="00A017B4" w:rsidRDefault="00C134E8" w:rsidP="00C134E8">
                                  <w:pPr>
                                    <w:jc w:val="center"/>
                                    <w:rPr>
                                      <w:color w:val="000000"/>
                                      <w:sz w:val="16"/>
                                      <w:szCs w:val="16"/>
                                    </w:rPr>
                                  </w:pPr>
                                  <w:r w:rsidRPr="00A017B4">
                                    <w:rPr>
                                      <w:sz w:val="16"/>
                                      <w:szCs w:val="16"/>
                                    </w:rPr>
                                    <w:t>5</w:t>
                                  </w:r>
                                </w:p>
                              </w:tc>
                              <w:tc>
                                <w:tcPr>
                                  <w:tcW w:w="528" w:type="pct"/>
                                </w:tcPr>
                                <w:p w14:paraId="4771EFF1" w14:textId="0D2D820F" w:rsidR="00C134E8" w:rsidRPr="00A017B4" w:rsidRDefault="00C134E8" w:rsidP="00C134E8">
                                  <w:pPr>
                                    <w:jc w:val="center"/>
                                    <w:rPr>
                                      <w:color w:val="000000"/>
                                      <w:sz w:val="16"/>
                                      <w:szCs w:val="16"/>
                                    </w:rPr>
                                  </w:pPr>
                                  <w:r w:rsidRPr="00A017B4">
                                    <w:rPr>
                                      <w:sz w:val="16"/>
                                      <w:szCs w:val="16"/>
                                    </w:rPr>
                                    <w:t>0.99±0.00</w:t>
                                  </w:r>
                                  <w:ins w:id="326" w:author="Md Rafi Islam" w:date="2026-08-12T12:39:00Z" w16du:dateUtc="2026-08-12T17:39:00Z">
                                    <w:r w:rsidR="009E312F">
                                      <w:rPr>
                                        <w:sz w:val="16"/>
                                        <w:szCs w:val="16"/>
                                      </w:rPr>
                                      <w:t>9</w:t>
                                    </w:r>
                                  </w:ins>
                                  <w:del w:id="327" w:author="Md Rafi Islam" w:date="2026-08-12T12:39:00Z" w16du:dateUtc="2026-08-12T17:39:00Z">
                                    <w:r w:rsidRPr="00A017B4" w:rsidDel="009E312F">
                                      <w:rPr>
                                        <w:sz w:val="16"/>
                                        <w:szCs w:val="16"/>
                                      </w:rPr>
                                      <w:delText>7</w:delText>
                                    </w:r>
                                  </w:del>
                                </w:p>
                              </w:tc>
                              <w:tc>
                                <w:tcPr>
                                  <w:tcW w:w="528" w:type="pct"/>
                                </w:tcPr>
                                <w:p w14:paraId="790ED4E0" w14:textId="369B94FC" w:rsidR="00C134E8" w:rsidRPr="00A017B4" w:rsidRDefault="00C134E8" w:rsidP="00C134E8">
                                  <w:pPr>
                                    <w:jc w:val="center"/>
                                    <w:rPr>
                                      <w:color w:val="000000"/>
                                      <w:sz w:val="16"/>
                                      <w:szCs w:val="16"/>
                                    </w:rPr>
                                  </w:pPr>
                                  <w:r w:rsidRPr="00A017B4">
                                    <w:rPr>
                                      <w:sz w:val="16"/>
                                      <w:szCs w:val="16"/>
                                    </w:rPr>
                                    <w:t>0.9</w:t>
                                  </w:r>
                                  <w:ins w:id="328" w:author="Md Rafi Islam" w:date="2026-08-12T12:39:00Z" w16du:dateUtc="2026-08-12T17:39:00Z">
                                    <w:r w:rsidR="009E312F">
                                      <w:rPr>
                                        <w:sz w:val="16"/>
                                        <w:szCs w:val="16"/>
                                      </w:rPr>
                                      <w:t>8</w:t>
                                    </w:r>
                                  </w:ins>
                                  <w:del w:id="329" w:author="Md Rafi Islam" w:date="2026-08-12T12:39:00Z" w16du:dateUtc="2026-08-12T17:39:00Z">
                                    <w:r w:rsidRPr="00A017B4" w:rsidDel="009E312F">
                                      <w:rPr>
                                        <w:sz w:val="16"/>
                                        <w:szCs w:val="16"/>
                                      </w:rPr>
                                      <w:delText>7</w:delText>
                                    </w:r>
                                  </w:del>
                                  <w:r w:rsidRPr="00A017B4">
                                    <w:rPr>
                                      <w:sz w:val="16"/>
                                      <w:szCs w:val="16"/>
                                    </w:rPr>
                                    <w:t>±0.03</w:t>
                                  </w:r>
                                  <w:ins w:id="330" w:author="Md Rafi Islam" w:date="2026-08-12T12:39:00Z" w16du:dateUtc="2026-08-12T17:39:00Z">
                                    <w:r w:rsidR="009E312F">
                                      <w:rPr>
                                        <w:sz w:val="16"/>
                                        <w:szCs w:val="16"/>
                                      </w:rPr>
                                      <w:t>1</w:t>
                                    </w:r>
                                  </w:ins>
                                  <w:del w:id="331" w:author="Md Rafi Islam" w:date="2026-08-12T12:39:00Z" w16du:dateUtc="2026-08-12T17:39:00Z">
                                    <w:r w:rsidRPr="00A017B4" w:rsidDel="009E312F">
                                      <w:rPr>
                                        <w:sz w:val="16"/>
                                        <w:szCs w:val="16"/>
                                      </w:rPr>
                                      <w:delText>3</w:delText>
                                    </w:r>
                                  </w:del>
                                </w:p>
                              </w:tc>
                              <w:tc>
                                <w:tcPr>
                                  <w:tcW w:w="574" w:type="pct"/>
                                </w:tcPr>
                                <w:p w14:paraId="49099DE5" w14:textId="058F41C4" w:rsidR="00C134E8" w:rsidRPr="00A017B4" w:rsidRDefault="00C134E8" w:rsidP="00C134E8">
                                  <w:pPr>
                                    <w:jc w:val="center"/>
                                    <w:rPr>
                                      <w:color w:val="000000"/>
                                      <w:sz w:val="16"/>
                                      <w:szCs w:val="16"/>
                                    </w:rPr>
                                  </w:pPr>
                                  <w:ins w:id="332" w:author="Md Rafi Islam" w:date="2026-08-12T11:34:00Z" w16du:dateUtc="2026-08-12T16:34:00Z">
                                    <w:r w:rsidRPr="0064524D">
                                      <w:rPr>
                                        <w:sz w:val="16"/>
                                        <w:szCs w:val="16"/>
                                      </w:rPr>
                                      <w:t>2.</w:t>
                                    </w:r>
                                    <w:r>
                                      <w:rPr>
                                        <w:sz w:val="16"/>
                                        <w:szCs w:val="16"/>
                                      </w:rPr>
                                      <w:t>18</w:t>
                                    </w:r>
                                    <w:r w:rsidRPr="0064524D">
                                      <w:rPr>
                                        <w:sz w:val="16"/>
                                        <w:szCs w:val="16"/>
                                      </w:rPr>
                                      <w:t>±</w:t>
                                    </w:r>
                                    <w:r>
                                      <w:rPr>
                                        <w:sz w:val="16"/>
                                        <w:szCs w:val="16"/>
                                      </w:rPr>
                                      <w:t>2.86</w:t>
                                    </w:r>
                                  </w:ins>
                                  <w:del w:id="333" w:author="Md Rafi Islam" w:date="2026-08-12T11:34:00Z" w16du:dateUtc="2026-08-12T16:34:00Z">
                                    <w:r w:rsidRPr="00A017B4" w:rsidDel="00F8293A">
                                      <w:rPr>
                                        <w:sz w:val="16"/>
                                        <w:szCs w:val="16"/>
                                      </w:rPr>
                                      <w:delText>2.89±3.02</w:delText>
                                    </w:r>
                                  </w:del>
                                </w:p>
                              </w:tc>
                              <w:tc>
                                <w:tcPr>
                                  <w:tcW w:w="616" w:type="pct"/>
                                </w:tcPr>
                                <w:p w14:paraId="10FB323C" w14:textId="57D774C7" w:rsidR="00C134E8" w:rsidRPr="00A017B4" w:rsidRDefault="00C134E8" w:rsidP="00C134E8">
                                  <w:pPr>
                                    <w:jc w:val="center"/>
                                    <w:rPr>
                                      <w:color w:val="000000"/>
                                      <w:sz w:val="16"/>
                                      <w:szCs w:val="16"/>
                                    </w:rPr>
                                  </w:pPr>
                                  <w:ins w:id="334" w:author="Md Rafi Islam" w:date="2026-08-12T11:34:00Z" w16du:dateUtc="2026-08-12T16:34:00Z">
                                    <w:r>
                                      <w:rPr>
                                        <w:sz w:val="16"/>
                                        <w:szCs w:val="16"/>
                                      </w:rPr>
                                      <w:t>3.68</w:t>
                                    </w:r>
                                    <w:r w:rsidRPr="0064524D">
                                      <w:rPr>
                                        <w:sz w:val="16"/>
                                        <w:szCs w:val="16"/>
                                      </w:rPr>
                                      <w:t>±</w:t>
                                    </w:r>
                                    <w:r>
                                      <w:rPr>
                                        <w:sz w:val="16"/>
                                        <w:szCs w:val="16"/>
                                      </w:rPr>
                                      <w:t>2.97</w:t>
                                    </w:r>
                                  </w:ins>
                                  <w:del w:id="335" w:author="Md Rafi Islam" w:date="2026-08-12T11:34:00Z" w16du:dateUtc="2026-08-12T16:34:00Z">
                                    <w:r w:rsidRPr="00A017B4" w:rsidDel="00F8293A">
                                      <w:rPr>
                                        <w:sz w:val="16"/>
                                        <w:szCs w:val="16"/>
                                      </w:rPr>
                                      <w:delText>4.03±3.80</w:delText>
                                    </w:r>
                                  </w:del>
                                </w:p>
                              </w:tc>
                            </w:tr>
                            <w:tr w:rsidR="00C134E8" w:rsidRPr="00A017B4" w14:paraId="63527375" w14:textId="77777777" w:rsidTr="00C134E8">
                              <w:trPr>
                                <w:trHeight w:val="204"/>
                              </w:trPr>
                              <w:tc>
                                <w:tcPr>
                                  <w:tcW w:w="236" w:type="pct"/>
                                </w:tcPr>
                                <w:p w14:paraId="43D861C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F2BFAE3" w14:textId="77777777" w:rsidR="00C134E8" w:rsidRPr="00A017B4" w:rsidRDefault="00C134E8" w:rsidP="00C134E8">
                                  <w:pPr>
                                    <w:jc w:val="center"/>
                                    <w:rPr>
                                      <w:color w:val="000000"/>
                                      <w:sz w:val="16"/>
                                      <w:szCs w:val="16"/>
                                    </w:rPr>
                                  </w:pPr>
                                  <w:r w:rsidRPr="00A017B4">
                                    <w:rPr>
                                      <w:sz w:val="16"/>
                                      <w:szCs w:val="16"/>
                                    </w:rPr>
                                    <w:t>Juul</w:t>
                                  </w:r>
                                </w:p>
                              </w:tc>
                              <w:tc>
                                <w:tcPr>
                                  <w:tcW w:w="294" w:type="pct"/>
                                </w:tcPr>
                                <w:p w14:paraId="3544D060" w14:textId="77777777" w:rsidR="00C134E8" w:rsidRPr="00A017B4" w:rsidRDefault="00C134E8" w:rsidP="00C134E8">
                                  <w:pPr>
                                    <w:jc w:val="center"/>
                                    <w:rPr>
                                      <w:color w:val="000000"/>
                                      <w:sz w:val="16"/>
                                      <w:szCs w:val="16"/>
                                    </w:rPr>
                                  </w:pPr>
                                  <w:r w:rsidRPr="00A017B4">
                                    <w:rPr>
                                      <w:sz w:val="16"/>
                                      <w:szCs w:val="16"/>
                                    </w:rPr>
                                    <w:t>185</w:t>
                                  </w:r>
                                </w:p>
                              </w:tc>
                              <w:tc>
                                <w:tcPr>
                                  <w:tcW w:w="404" w:type="pct"/>
                                </w:tcPr>
                                <w:p w14:paraId="2BFABAA8" w14:textId="77777777" w:rsidR="00C134E8" w:rsidRPr="00A017B4" w:rsidRDefault="00C134E8" w:rsidP="00C134E8">
                                  <w:pPr>
                                    <w:jc w:val="center"/>
                                    <w:rPr>
                                      <w:color w:val="000000"/>
                                      <w:sz w:val="16"/>
                                      <w:szCs w:val="16"/>
                                    </w:rPr>
                                  </w:pPr>
                                  <w:r w:rsidRPr="00A017B4">
                                    <w:rPr>
                                      <w:sz w:val="16"/>
                                      <w:szCs w:val="16"/>
                                    </w:rPr>
                                    <w:t>3</w:t>
                                  </w:r>
                                </w:p>
                              </w:tc>
                              <w:tc>
                                <w:tcPr>
                                  <w:tcW w:w="402" w:type="pct"/>
                                </w:tcPr>
                                <w:p w14:paraId="4CD79952" w14:textId="77777777" w:rsidR="00C134E8" w:rsidRPr="00A017B4" w:rsidRDefault="00C134E8" w:rsidP="00C134E8">
                                  <w:pPr>
                                    <w:jc w:val="center"/>
                                    <w:rPr>
                                      <w:color w:val="000000"/>
                                      <w:sz w:val="16"/>
                                      <w:szCs w:val="16"/>
                                    </w:rPr>
                                  </w:pPr>
                                  <w:r w:rsidRPr="00A017B4">
                                    <w:rPr>
                                      <w:sz w:val="16"/>
                                      <w:szCs w:val="16"/>
                                    </w:rPr>
                                    <w:t>185</w:t>
                                  </w:r>
                                </w:p>
                              </w:tc>
                              <w:tc>
                                <w:tcPr>
                                  <w:tcW w:w="280" w:type="pct"/>
                                </w:tcPr>
                                <w:p w14:paraId="0621B3E9" w14:textId="77777777" w:rsidR="00C134E8" w:rsidRPr="00A017B4" w:rsidRDefault="00C134E8" w:rsidP="00C134E8">
                                  <w:pPr>
                                    <w:jc w:val="center"/>
                                    <w:rPr>
                                      <w:sz w:val="16"/>
                                      <w:szCs w:val="16"/>
                                    </w:rPr>
                                  </w:pPr>
                                  <w:r w:rsidRPr="00A017B4">
                                    <w:rPr>
                                      <w:sz w:val="16"/>
                                      <w:szCs w:val="16"/>
                                    </w:rPr>
                                    <w:t>185</w:t>
                                  </w:r>
                                </w:p>
                              </w:tc>
                              <w:tc>
                                <w:tcPr>
                                  <w:tcW w:w="234" w:type="pct"/>
                                </w:tcPr>
                                <w:p w14:paraId="55FFB24E" w14:textId="77777777" w:rsidR="00C134E8" w:rsidRPr="00A017B4" w:rsidRDefault="00C134E8" w:rsidP="00C134E8">
                                  <w:pPr>
                                    <w:jc w:val="center"/>
                                    <w:rPr>
                                      <w:sz w:val="16"/>
                                      <w:szCs w:val="16"/>
                                    </w:rPr>
                                  </w:pPr>
                                  <w:r w:rsidRPr="00A017B4">
                                    <w:rPr>
                                      <w:sz w:val="16"/>
                                      <w:szCs w:val="16"/>
                                    </w:rPr>
                                    <w:t>0</w:t>
                                  </w:r>
                                </w:p>
                              </w:tc>
                              <w:tc>
                                <w:tcPr>
                                  <w:tcW w:w="225" w:type="pct"/>
                                </w:tcPr>
                                <w:p w14:paraId="4D68512C"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35FEE1F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0E2FD0E5"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5B6DA6F3" w14:textId="62211B30" w:rsidR="00C134E8" w:rsidRPr="00A017B4" w:rsidRDefault="000B360D" w:rsidP="00C134E8">
                                  <w:pPr>
                                    <w:jc w:val="center"/>
                                    <w:rPr>
                                      <w:color w:val="000000"/>
                                      <w:sz w:val="16"/>
                                      <w:szCs w:val="16"/>
                                    </w:rPr>
                                  </w:pPr>
                                  <w:ins w:id="336" w:author="Md Rafi Islam" w:date="2026-08-12T12:44:00Z" w16du:dateUtc="2026-08-12T17:44:00Z">
                                    <w:r>
                                      <w:rPr>
                                        <w:sz w:val="16"/>
                                        <w:szCs w:val="16"/>
                                      </w:rPr>
                                      <w:t>0</w:t>
                                    </w:r>
                                  </w:ins>
                                  <w:del w:id="337" w:author="Md Rafi Islam" w:date="2026-08-12T11:34:00Z" w16du:dateUtc="2026-08-12T16:34:00Z">
                                    <w:r w:rsidR="00C134E8" w:rsidRPr="00A017B4" w:rsidDel="00F8293A">
                                      <w:rPr>
                                        <w:sz w:val="16"/>
                                        <w:szCs w:val="16"/>
                                      </w:rPr>
                                      <w:delText>0±0.00</w:delText>
                                    </w:r>
                                  </w:del>
                                </w:p>
                              </w:tc>
                              <w:tc>
                                <w:tcPr>
                                  <w:tcW w:w="616" w:type="pct"/>
                                </w:tcPr>
                                <w:p w14:paraId="18AA963D" w14:textId="47AEA6D8" w:rsidR="00C134E8" w:rsidRPr="00A017B4" w:rsidRDefault="00C134E8" w:rsidP="00C134E8">
                                  <w:pPr>
                                    <w:jc w:val="center"/>
                                    <w:rPr>
                                      <w:color w:val="000000"/>
                                      <w:sz w:val="16"/>
                                      <w:szCs w:val="16"/>
                                    </w:rPr>
                                  </w:pPr>
                                  <w:ins w:id="338" w:author="Md Rafi Islam" w:date="2026-08-12T11:34:00Z" w16du:dateUtc="2026-08-12T16:34:00Z">
                                    <w:r>
                                      <w:rPr>
                                        <w:sz w:val="16"/>
                                        <w:szCs w:val="16"/>
                                      </w:rPr>
                                      <w:t>0.74</w:t>
                                    </w:r>
                                    <w:r w:rsidRPr="0064524D">
                                      <w:rPr>
                                        <w:sz w:val="16"/>
                                        <w:szCs w:val="16"/>
                                      </w:rPr>
                                      <w:t>±1.</w:t>
                                    </w:r>
                                    <w:r>
                                      <w:rPr>
                                        <w:sz w:val="16"/>
                                        <w:szCs w:val="16"/>
                                      </w:rPr>
                                      <w:t>71</w:t>
                                    </w:r>
                                  </w:ins>
                                  <w:del w:id="339" w:author="Md Rafi Islam" w:date="2026-08-12T11:34:00Z" w16du:dateUtc="2026-08-12T16:34:00Z">
                                    <w:r w:rsidRPr="00A017B4" w:rsidDel="00F8293A">
                                      <w:rPr>
                                        <w:sz w:val="16"/>
                                        <w:szCs w:val="16"/>
                                      </w:rPr>
                                      <w:delText>0.8±1.39</w:delText>
                                    </w:r>
                                  </w:del>
                                </w:p>
                              </w:tc>
                            </w:tr>
                            <w:tr w:rsidR="00C134E8" w:rsidRPr="00A017B4" w14:paraId="4067328D" w14:textId="77777777" w:rsidTr="00C134E8">
                              <w:trPr>
                                <w:trHeight w:val="204"/>
                              </w:trPr>
                              <w:tc>
                                <w:tcPr>
                                  <w:tcW w:w="236" w:type="pct"/>
                                </w:tcPr>
                                <w:p w14:paraId="6D242C6A"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FC8C157" w14:textId="77777777" w:rsidR="00C134E8" w:rsidRPr="00A017B4" w:rsidRDefault="00C134E8" w:rsidP="00C134E8">
                                  <w:pPr>
                                    <w:jc w:val="center"/>
                                    <w:rPr>
                                      <w:color w:val="000000"/>
                                      <w:sz w:val="16"/>
                                      <w:szCs w:val="16"/>
                                    </w:rPr>
                                  </w:pPr>
                                  <w:r w:rsidRPr="00A017B4">
                                    <w:rPr>
                                      <w:sz w:val="16"/>
                                      <w:szCs w:val="16"/>
                                    </w:rPr>
                                    <w:t>Kangvape Speedy Beast X</w:t>
                                  </w:r>
                                </w:p>
                              </w:tc>
                              <w:tc>
                                <w:tcPr>
                                  <w:tcW w:w="294" w:type="pct"/>
                                </w:tcPr>
                                <w:p w14:paraId="73ADF08F" w14:textId="77777777" w:rsidR="00C134E8" w:rsidRPr="00A017B4" w:rsidRDefault="00C134E8" w:rsidP="00C134E8">
                                  <w:pPr>
                                    <w:jc w:val="center"/>
                                    <w:rPr>
                                      <w:color w:val="000000"/>
                                      <w:sz w:val="16"/>
                                      <w:szCs w:val="16"/>
                                    </w:rPr>
                                  </w:pPr>
                                  <w:r w:rsidRPr="00A017B4">
                                    <w:rPr>
                                      <w:sz w:val="16"/>
                                      <w:szCs w:val="16"/>
                                    </w:rPr>
                                    <w:t>360</w:t>
                                  </w:r>
                                </w:p>
                              </w:tc>
                              <w:tc>
                                <w:tcPr>
                                  <w:tcW w:w="404" w:type="pct"/>
                                </w:tcPr>
                                <w:p w14:paraId="72F28280" w14:textId="77777777" w:rsidR="00C134E8" w:rsidRPr="00A017B4" w:rsidRDefault="00C134E8" w:rsidP="00C134E8">
                                  <w:pPr>
                                    <w:jc w:val="center"/>
                                    <w:rPr>
                                      <w:color w:val="000000"/>
                                      <w:sz w:val="16"/>
                                      <w:szCs w:val="16"/>
                                    </w:rPr>
                                  </w:pPr>
                                  <w:r w:rsidRPr="00A017B4">
                                    <w:rPr>
                                      <w:sz w:val="16"/>
                                      <w:szCs w:val="16"/>
                                    </w:rPr>
                                    <w:t>9</w:t>
                                  </w:r>
                                </w:p>
                              </w:tc>
                              <w:tc>
                                <w:tcPr>
                                  <w:tcW w:w="402" w:type="pct"/>
                                </w:tcPr>
                                <w:p w14:paraId="5C855FB6" w14:textId="77777777" w:rsidR="00C134E8" w:rsidRPr="00A017B4" w:rsidRDefault="00C134E8" w:rsidP="00C134E8">
                                  <w:pPr>
                                    <w:jc w:val="center"/>
                                    <w:rPr>
                                      <w:color w:val="000000"/>
                                      <w:sz w:val="16"/>
                                      <w:szCs w:val="16"/>
                                    </w:rPr>
                                  </w:pPr>
                                  <w:r w:rsidRPr="00A017B4">
                                    <w:rPr>
                                      <w:sz w:val="16"/>
                                      <w:szCs w:val="16"/>
                                    </w:rPr>
                                    <w:t>357</w:t>
                                  </w:r>
                                </w:p>
                              </w:tc>
                              <w:tc>
                                <w:tcPr>
                                  <w:tcW w:w="280" w:type="pct"/>
                                </w:tcPr>
                                <w:p w14:paraId="03B5A2A9" w14:textId="77777777" w:rsidR="00C134E8" w:rsidRPr="00A017B4" w:rsidRDefault="00C134E8" w:rsidP="00C134E8">
                                  <w:pPr>
                                    <w:jc w:val="center"/>
                                    <w:rPr>
                                      <w:sz w:val="16"/>
                                      <w:szCs w:val="16"/>
                                    </w:rPr>
                                  </w:pPr>
                                  <w:r w:rsidRPr="00A017B4">
                                    <w:rPr>
                                      <w:sz w:val="16"/>
                                      <w:szCs w:val="16"/>
                                    </w:rPr>
                                    <w:t>356</w:t>
                                  </w:r>
                                </w:p>
                              </w:tc>
                              <w:tc>
                                <w:tcPr>
                                  <w:tcW w:w="234" w:type="pct"/>
                                </w:tcPr>
                                <w:p w14:paraId="6A2DE331" w14:textId="77777777" w:rsidR="00C134E8" w:rsidRPr="00A017B4" w:rsidRDefault="00C134E8" w:rsidP="00C134E8">
                                  <w:pPr>
                                    <w:jc w:val="center"/>
                                    <w:rPr>
                                      <w:sz w:val="16"/>
                                      <w:szCs w:val="16"/>
                                    </w:rPr>
                                  </w:pPr>
                                  <w:r w:rsidRPr="00A017B4">
                                    <w:rPr>
                                      <w:sz w:val="16"/>
                                      <w:szCs w:val="16"/>
                                    </w:rPr>
                                    <w:t>1</w:t>
                                  </w:r>
                                </w:p>
                              </w:tc>
                              <w:tc>
                                <w:tcPr>
                                  <w:tcW w:w="225" w:type="pct"/>
                                </w:tcPr>
                                <w:p w14:paraId="7D71B8AC"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0EC69194" w14:textId="77777777" w:rsidR="00C134E8" w:rsidRPr="00A017B4" w:rsidRDefault="00C134E8" w:rsidP="00C134E8">
                                  <w:pPr>
                                    <w:jc w:val="center"/>
                                    <w:rPr>
                                      <w:color w:val="000000"/>
                                      <w:sz w:val="16"/>
                                      <w:szCs w:val="16"/>
                                    </w:rPr>
                                  </w:pPr>
                                  <w:r w:rsidRPr="00A017B4">
                                    <w:rPr>
                                      <w:sz w:val="16"/>
                                      <w:szCs w:val="16"/>
                                    </w:rPr>
                                    <w:t>0.99±0.006</w:t>
                                  </w:r>
                                </w:p>
                              </w:tc>
                              <w:tc>
                                <w:tcPr>
                                  <w:tcW w:w="528" w:type="pct"/>
                                </w:tcPr>
                                <w:p w14:paraId="72CB8E3D" w14:textId="77777777" w:rsidR="00C134E8" w:rsidRPr="00A017B4" w:rsidRDefault="00C134E8" w:rsidP="00C134E8">
                                  <w:pPr>
                                    <w:jc w:val="center"/>
                                    <w:rPr>
                                      <w:color w:val="000000"/>
                                      <w:sz w:val="16"/>
                                      <w:szCs w:val="16"/>
                                    </w:rPr>
                                  </w:pPr>
                                  <w:r w:rsidRPr="00A017B4">
                                    <w:rPr>
                                      <w:sz w:val="16"/>
                                      <w:szCs w:val="16"/>
                                    </w:rPr>
                                    <w:t>0.98±0.026</w:t>
                                  </w:r>
                                </w:p>
                              </w:tc>
                              <w:tc>
                                <w:tcPr>
                                  <w:tcW w:w="574" w:type="pct"/>
                                </w:tcPr>
                                <w:p w14:paraId="061CB233" w14:textId="458F7ED5" w:rsidR="00C134E8" w:rsidRPr="00A017B4" w:rsidRDefault="00C134E8" w:rsidP="00C134E8">
                                  <w:pPr>
                                    <w:jc w:val="center"/>
                                    <w:rPr>
                                      <w:color w:val="000000"/>
                                      <w:sz w:val="16"/>
                                      <w:szCs w:val="16"/>
                                    </w:rPr>
                                  </w:pPr>
                                  <w:ins w:id="340" w:author="Md Rafi Islam" w:date="2026-08-12T11:34:00Z" w16du:dateUtc="2026-08-12T16:34:00Z">
                                    <w:r w:rsidRPr="0064524D">
                                      <w:rPr>
                                        <w:sz w:val="16"/>
                                        <w:szCs w:val="16"/>
                                      </w:rPr>
                                      <w:t>1.39±2.56</w:t>
                                    </w:r>
                                  </w:ins>
                                  <w:del w:id="341" w:author="Md Rafi Islam" w:date="2026-08-12T11:34:00Z" w16du:dateUtc="2026-08-12T16:34:00Z">
                                    <w:r w:rsidRPr="00A017B4" w:rsidDel="00F8293A">
                                      <w:rPr>
                                        <w:sz w:val="16"/>
                                        <w:szCs w:val="16"/>
                                      </w:rPr>
                                      <w:delText>1.39±2.56</w:delText>
                                    </w:r>
                                  </w:del>
                                </w:p>
                              </w:tc>
                              <w:tc>
                                <w:tcPr>
                                  <w:tcW w:w="616" w:type="pct"/>
                                </w:tcPr>
                                <w:p w14:paraId="15ED01B5" w14:textId="31CA980C" w:rsidR="00C134E8" w:rsidRPr="00A017B4" w:rsidRDefault="00C134E8" w:rsidP="00C134E8">
                                  <w:pPr>
                                    <w:jc w:val="center"/>
                                    <w:rPr>
                                      <w:color w:val="000000"/>
                                      <w:sz w:val="16"/>
                                      <w:szCs w:val="16"/>
                                    </w:rPr>
                                  </w:pPr>
                                  <w:ins w:id="342" w:author="Md Rafi Islam" w:date="2026-08-12T11:34:00Z" w16du:dateUtc="2026-08-12T16:34:00Z">
                                    <w:r>
                                      <w:rPr>
                                        <w:sz w:val="16"/>
                                        <w:szCs w:val="16"/>
                                      </w:rPr>
                                      <w:t>3.3</w:t>
                                    </w:r>
                                    <w:r w:rsidRPr="0064524D">
                                      <w:rPr>
                                        <w:sz w:val="16"/>
                                        <w:szCs w:val="16"/>
                                      </w:rPr>
                                      <w:t>±3.52</w:t>
                                    </w:r>
                                  </w:ins>
                                  <w:del w:id="343" w:author="Md Rafi Islam" w:date="2026-08-12T11:34:00Z" w16du:dateUtc="2026-08-12T16:34:00Z">
                                    <w:r w:rsidRPr="00A017B4" w:rsidDel="00F8293A">
                                      <w:rPr>
                                        <w:sz w:val="16"/>
                                        <w:szCs w:val="16"/>
                                      </w:rPr>
                                      <w:delText>3.3±3.52</w:delText>
                                    </w:r>
                                  </w:del>
                                </w:p>
                              </w:tc>
                            </w:tr>
                            <w:tr w:rsidR="00C134E8" w:rsidRPr="00A017B4" w14:paraId="53C9BFF0" w14:textId="77777777" w:rsidTr="00C134E8">
                              <w:trPr>
                                <w:trHeight w:val="204"/>
                              </w:trPr>
                              <w:tc>
                                <w:tcPr>
                                  <w:tcW w:w="236" w:type="pct"/>
                                </w:tcPr>
                                <w:p w14:paraId="520B3518"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300CCD0" w14:textId="1B5AC19C" w:rsidR="00C134E8" w:rsidRPr="00A017B4" w:rsidRDefault="00C134E8" w:rsidP="00C134E8">
                                  <w:pPr>
                                    <w:jc w:val="center"/>
                                    <w:rPr>
                                      <w:color w:val="000000"/>
                                      <w:sz w:val="16"/>
                                      <w:szCs w:val="16"/>
                                    </w:rPr>
                                  </w:pPr>
                                  <w:r w:rsidRPr="00A017B4">
                                    <w:rPr>
                                      <w:sz w:val="16"/>
                                      <w:szCs w:val="16"/>
                                    </w:rPr>
                                    <w:t>Logic Pro</w:t>
                                  </w:r>
                                  <w:ins w:id="344" w:author="Edward Sazonov" w:date="2026-08-04T15:42:00Z" w16du:dateUtc="2026-08-04T20:42:00Z">
                                    <w:r w:rsidRPr="00A017B4">
                                      <w:rPr>
                                        <w:sz w:val="18"/>
                                        <w:szCs w:val="18"/>
                                        <w:vertAlign w:val="superscript"/>
                                      </w:rPr>
                                      <w:t>a</w:t>
                                    </w:r>
                                  </w:ins>
                                </w:p>
                              </w:tc>
                              <w:tc>
                                <w:tcPr>
                                  <w:tcW w:w="294" w:type="pct"/>
                                </w:tcPr>
                                <w:p w14:paraId="20BDFB0A" w14:textId="77777777" w:rsidR="00C134E8" w:rsidRPr="00A017B4" w:rsidRDefault="00C134E8" w:rsidP="00C134E8">
                                  <w:pPr>
                                    <w:jc w:val="center"/>
                                    <w:rPr>
                                      <w:color w:val="000000"/>
                                      <w:sz w:val="16"/>
                                      <w:szCs w:val="16"/>
                                    </w:rPr>
                                  </w:pPr>
                                  <w:r w:rsidRPr="00A017B4">
                                    <w:rPr>
                                      <w:sz w:val="16"/>
                                      <w:szCs w:val="16"/>
                                    </w:rPr>
                                    <w:t>30</w:t>
                                  </w:r>
                                </w:p>
                              </w:tc>
                              <w:tc>
                                <w:tcPr>
                                  <w:tcW w:w="404" w:type="pct"/>
                                </w:tcPr>
                                <w:p w14:paraId="3354804E"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4BCB09BA" w14:textId="77777777" w:rsidR="00C134E8" w:rsidRPr="00A017B4" w:rsidRDefault="00C134E8" w:rsidP="00C134E8">
                                  <w:pPr>
                                    <w:jc w:val="center"/>
                                    <w:rPr>
                                      <w:color w:val="000000"/>
                                      <w:sz w:val="16"/>
                                      <w:szCs w:val="16"/>
                                    </w:rPr>
                                  </w:pPr>
                                  <w:r w:rsidRPr="00A017B4">
                                    <w:rPr>
                                      <w:sz w:val="16"/>
                                      <w:szCs w:val="16"/>
                                    </w:rPr>
                                    <w:t>30</w:t>
                                  </w:r>
                                </w:p>
                              </w:tc>
                              <w:tc>
                                <w:tcPr>
                                  <w:tcW w:w="280" w:type="pct"/>
                                </w:tcPr>
                                <w:p w14:paraId="4740F2CC" w14:textId="77777777" w:rsidR="00C134E8" w:rsidRPr="00A017B4" w:rsidRDefault="00C134E8" w:rsidP="00C134E8">
                                  <w:pPr>
                                    <w:jc w:val="center"/>
                                    <w:rPr>
                                      <w:color w:val="000000"/>
                                      <w:sz w:val="16"/>
                                      <w:szCs w:val="16"/>
                                    </w:rPr>
                                  </w:pPr>
                                  <w:r w:rsidRPr="00A017B4">
                                    <w:rPr>
                                      <w:sz w:val="16"/>
                                      <w:szCs w:val="16"/>
                                    </w:rPr>
                                    <w:t>30</w:t>
                                  </w:r>
                                </w:p>
                              </w:tc>
                              <w:tc>
                                <w:tcPr>
                                  <w:tcW w:w="234" w:type="pct"/>
                                </w:tcPr>
                                <w:p w14:paraId="21AF47DD"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5C64B543"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1E8AAC39"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48FDDB3A"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4DD015B6" w14:textId="2DE6E11D" w:rsidR="00C134E8" w:rsidRPr="00A017B4" w:rsidRDefault="00C134E8" w:rsidP="00C134E8">
                                  <w:pPr>
                                    <w:jc w:val="center"/>
                                    <w:rPr>
                                      <w:color w:val="000000"/>
                                      <w:sz w:val="16"/>
                                      <w:szCs w:val="16"/>
                                    </w:rPr>
                                  </w:pPr>
                                  <w:ins w:id="345" w:author="Md Rafi Islam" w:date="2026-08-12T11:34:00Z" w16du:dateUtc="2026-08-12T16:34:00Z">
                                    <w:r w:rsidRPr="00A017B4">
                                      <w:rPr>
                                        <w:color w:val="000000"/>
                                        <w:sz w:val="16"/>
                                        <w:szCs w:val="16"/>
                                      </w:rPr>
                                      <w:t>0</w:t>
                                    </w:r>
                                  </w:ins>
                                  <w:del w:id="346" w:author="Md Rafi Islam" w:date="2026-08-12T11:34:00Z" w16du:dateUtc="2026-08-12T16:34:00Z">
                                    <w:r w:rsidRPr="00A017B4" w:rsidDel="00F8293A">
                                      <w:rPr>
                                        <w:color w:val="000000"/>
                                        <w:sz w:val="16"/>
                                        <w:szCs w:val="16"/>
                                      </w:rPr>
                                      <w:delText>0.00</w:delText>
                                    </w:r>
                                  </w:del>
                                </w:p>
                              </w:tc>
                              <w:tc>
                                <w:tcPr>
                                  <w:tcW w:w="616" w:type="pct"/>
                                </w:tcPr>
                                <w:p w14:paraId="42DDD88F" w14:textId="5B9182E4" w:rsidR="00C134E8" w:rsidRPr="00A017B4" w:rsidRDefault="00C134E8" w:rsidP="00C134E8">
                                  <w:pPr>
                                    <w:jc w:val="center"/>
                                    <w:rPr>
                                      <w:color w:val="000000"/>
                                      <w:sz w:val="16"/>
                                      <w:szCs w:val="16"/>
                                    </w:rPr>
                                  </w:pPr>
                                  <w:ins w:id="347" w:author="Md Rafi Islam" w:date="2026-08-12T11:34:00Z" w16du:dateUtc="2026-08-12T16:34:00Z">
                                    <w:r w:rsidRPr="00A017B4">
                                      <w:rPr>
                                        <w:sz w:val="16"/>
                                        <w:szCs w:val="16"/>
                                      </w:rPr>
                                      <w:t>7.77</w:t>
                                    </w:r>
                                  </w:ins>
                                  <w:del w:id="348" w:author="Md Rafi Islam" w:date="2026-08-12T11:34:00Z" w16du:dateUtc="2026-08-12T16:34:00Z">
                                    <w:r w:rsidRPr="00A017B4" w:rsidDel="00F8293A">
                                      <w:rPr>
                                        <w:sz w:val="16"/>
                                        <w:szCs w:val="16"/>
                                      </w:rPr>
                                      <w:delText>7.77</w:delText>
                                    </w:r>
                                  </w:del>
                                </w:p>
                              </w:tc>
                            </w:tr>
                            <w:tr w:rsidR="00C134E8" w:rsidRPr="00A017B4" w14:paraId="06B3C69A" w14:textId="77777777" w:rsidTr="00C134E8">
                              <w:trPr>
                                <w:trHeight w:val="204"/>
                              </w:trPr>
                              <w:tc>
                                <w:tcPr>
                                  <w:tcW w:w="236" w:type="pct"/>
                                </w:tcPr>
                                <w:p w14:paraId="7DD539C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8171841" w14:textId="77777777" w:rsidR="00C134E8" w:rsidRPr="00A017B4" w:rsidRDefault="00C134E8" w:rsidP="00C134E8">
                                  <w:pPr>
                                    <w:jc w:val="center"/>
                                    <w:rPr>
                                      <w:color w:val="000000"/>
                                      <w:sz w:val="16"/>
                                      <w:szCs w:val="16"/>
                                    </w:rPr>
                                  </w:pPr>
                                  <w:r w:rsidRPr="00A017B4">
                                    <w:rPr>
                                      <w:sz w:val="16"/>
                                      <w:szCs w:val="16"/>
                                    </w:rPr>
                                    <w:t>Lost Angel Sphere 35K</w:t>
                                  </w:r>
                                </w:p>
                              </w:tc>
                              <w:tc>
                                <w:tcPr>
                                  <w:tcW w:w="294" w:type="pct"/>
                                </w:tcPr>
                                <w:p w14:paraId="290A6B07" w14:textId="77777777" w:rsidR="00C134E8" w:rsidRPr="00A017B4" w:rsidRDefault="00C134E8" w:rsidP="00C134E8">
                                  <w:pPr>
                                    <w:jc w:val="center"/>
                                    <w:rPr>
                                      <w:color w:val="000000"/>
                                      <w:sz w:val="16"/>
                                      <w:szCs w:val="16"/>
                                    </w:rPr>
                                  </w:pPr>
                                  <w:r w:rsidRPr="00A017B4">
                                    <w:rPr>
                                      <w:sz w:val="16"/>
                                      <w:szCs w:val="16"/>
                                    </w:rPr>
                                    <w:t>480</w:t>
                                  </w:r>
                                </w:p>
                              </w:tc>
                              <w:tc>
                                <w:tcPr>
                                  <w:tcW w:w="404" w:type="pct"/>
                                </w:tcPr>
                                <w:p w14:paraId="0FB8B74C"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3C5CAA96" w14:textId="77777777" w:rsidR="00C134E8" w:rsidRPr="00A017B4" w:rsidRDefault="00C134E8" w:rsidP="00C134E8">
                                  <w:pPr>
                                    <w:jc w:val="center"/>
                                    <w:rPr>
                                      <w:color w:val="000000"/>
                                      <w:sz w:val="16"/>
                                      <w:szCs w:val="16"/>
                                    </w:rPr>
                                  </w:pPr>
                                  <w:r w:rsidRPr="00A017B4">
                                    <w:rPr>
                                      <w:sz w:val="16"/>
                                      <w:szCs w:val="16"/>
                                    </w:rPr>
                                    <w:t>480</w:t>
                                  </w:r>
                                </w:p>
                              </w:tc>
                              <w:tc>
                                <w:tcPr>
                                  <w:tcW w:w="280" w:type="pct"/>
                                </w:tcPr>
                                <w:p w14:paraId="4A091D60" w14:textId="77777777" w:rsidR="00C134E8" w:rsidRPr="00A017B4" w:rsidRDefault="00C134E8" w:rsidP="00C134E8">
                                  <w:pPr>
                                    <w:jc w:val="center"/>
                                    <w:rPr>
                                      <w:sz w:val="16"/>
                                      <w:szCs w:val="16"/>
                                    </w:rPr>
                                  </w:pPr>
                                  <w:r w:rsidRPr="00A017B4">
                                    <w:rPr>
                                      <w:sz w:val="16"/>
                                      <w:szCs w:val="16"/>
                                    </w:rPr>
                                    <w:t>480</w:t>
                                  </w:r>
                                </w:p>
                              </w:tc>
                              <w:tc>
                                <w:tcPr>
                                  <w:tcW w:w="234" w:type="pct"/>
                                </w:tcPr>
                                <w:p w14:paraId="5AB8C065" w14:textId="77777777" w:rsidR="00C134E8" w:rsidRPr="00A017B4" w:rsidRDefault="00C134E8" w:rsidP="00C134E8">
                                  <w:pPr>
                                    <w:jc w:val="center"/>
                                    <w:rPr>
                                      <w:sz w:val="16"/>
                                      <w:szCs w:val="16"/>
                                    </w:rPr>
                                  </w:pPr>
                                  <w:r w:rsidRPr="00A017B4">
                                    <w:rPr>
                                      <w:sz w:val="16"/>
                                      <w:szCs w:val="16"/>
                                    </w:rPr>
                                    <w:t>0</w:t>
                                  </w:r>
                                </w:p>
                              </w:tc>
                              <w:tc>
                                <w:tcPr>
                                  <w:tcW w:w="225" w:type="pct"/>
                                </w:tcPr>
                                <w:p w14:paraId="7CB9B855"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BE18651"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5EAD1EE"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6C845EB7" w14:textId="46BE2FC6" w:rsidR="00C134E8" w:rsidRPr="00A017B4" w:rsidRDefault="00C134E8" w:rsidP="00C134E8">
                                  <w:pPr>
                                    <w:jc w:val="center"/>
                                    <w:rPr>
                                      <w:color w:val="000000"/>
                                      <w:sz w:val="16"/>
                                      <w:szCs w:val="16"/>
                                    </w:rPr>
                                  </w:pPr>
                                  <w:ins w:id="349" w:author="Md Rafi Islam" w:date="2026-08-12T11:34:00Z" w16du:dateUtc="2026-08-12T16:34:00Z">
                                    <w:r w:rsidRPr="0064524D">
                                      <w:rPr>
                                        <w:sz w:val="16"/>
                                        <w:szCs w:val="16"/>
                                      </w:rPr>
                                      <w:t>0</w:t>
                                    </w:r>
                                  </w:ins>
                                  <w:del w:id="350" w:author="Md Rafi Islam" w:date="2026-08-12T11:34:00Z" w16du:dateUtc="2026-08-12T16:34:00Z">
                                    <w:r w:rsidRPr="00A017B4" w:rsidDel="00F8293A">
                                      <w:rPr>
                                        <w:sz w:val="16"/>
                                        <w:szCs w:val="16"/>
                                      </w:rPr>
                                      <w:delText>0.00±0.00</w:delText>
                                    </w:r>
                                  </w:del>
                                </w:p>
                              </w:tc>
                              <w:tc>
                                <w:tcPr>
                                  <w:tcW w:w="616" w:type="pct"/>
                                </w:tcPr>
                                <w:p w14:paraId="2D3288B8" w14:textId="50437983" w:rsidR="00C134E8" w:rsidRPr="00A017B4" w:rsidRDefault="00C134E8" w:rsidP="00C134E8">
                                  <w:pPr>
                                    <w:jc w:val="center"/>
                                    <w:rPr>
                                      <w:color w:val="000000"/>
                                      <w:sz w:val="16"/>
                                      <w:szCs w:val="16"/>
                                    </w:rPr>
                                  </w:pPr>
                                  <w:ins w:id="351" w:author="Md Rafi Islam" w:date="2026-08-12T11:34:00Z" w16du:dateUtc="2026-08-12T16:34:00Z">
                                    <w:r>
                                      <w:rPr>
                                        <w:sz w:val="16"/>
                                        <w:szCs w:val="16"/>
                                      </w:rPr>
                                      <w:t>2.86</w:t>
                                    </w:r>
                                    <w:r w:rsidRPr="0064524D">
                                      <w:rPr>
                                        <w:sz w:val="16"/>
                                        <w:szCs w:val="16"/>
                                      </w:rPr>
                                      <w:t>±0.15</w:t>
                                    </w:r>
                                  </w:ins>
                                  <w:del w:id="352" w:author="Md Rafi Islam" w:date="2026-08-12T11:34:00Z" w16du:dateUtc="2026-08-12T16:34:00Z">
                                    <w:r w:rsidRPr="00A017B4" w:rsidDel="00F8293A">
                                      <w:rPr>
                                        <w:sz w:val="16"/>
                                        <w:szCs w:val="16"/>
                                      </w:rPr>
                                      <w:delText>2.86±0.15</w:delText>
                                    </w:r>
                                  </w:del>
                                </w:p>
                              </w:tc>
                            </w:tr>
                            <w:tr w:rsidR="00C134E8" w:rsidRPr="00A017B4" w14:paraId="2BFD0B93" w14:textId="77777777" w:rsidTr="00C134E8">
                              <w:trPr>
                                <w:trHeight w:val="204"/>
                              </w:trPr>
                              <w:tc>
                                <w:tcPr>
                                  <w:tcW w:w="236" w:type="pct"/>
                                </w:tcPr>
                                <w:p w14:paraId="39D6A78F"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AE6F9D4" w14:textId="77777777" w:rsidR="00C134E8" w:rsidRPr="00A017B4" w:rsidRDefault="00C134E8" w:rsidP="00C134E8">
                                  <w:pPr>
                                    <w:jc w:val="center"/>
                                    <w:rPr>
                                      <w:color w:val="000000"/>
                                      <w:sz w:val="16"/>
                                      <w:szCs w:val="16"/>
                                    </w:rPr>
                                  </w:pPr>
                                  <w:r w:rsidRPr="00A017B4">
                                    <w:rPr>
                                      <w:sz w:val="16"/>
                                      <w:szCs w:val="16"/>
                                    </w:rPr>
                                    <w:t>Lost Mary MT15000*</w:t>
                                  </w:r>
                                </w:p>
                              </w:tc>
                              <w:tc>
                                <w:tcPr>
                                  <w:tcW w:w="294" w:type="pct"/>
                                </w:tcPr>
                                <w:p w14:paraId="0A0B34E7" w14:textId="77777777" w:rsidR="00C134E8" w:rsidRPr="00A017B4" w:rsidRDefault="00C134E8" w:rsidP="00C134E8">
                                  <w:pPr>
                                    <w:jc w:val="center"/>
                                    <w:rPr>
                                      <w:color w:val="000000"/>
                                      <w:sz w:val="16"/>
                                      <w:szCs w:val="16"/>
                                    </w:rPr>
                                  </w:pPr>
                                  <w:r w:rsidRPr="00A017B4">
                                    <w:rPr>
                                      <w:sz w:val="16"/>
                                      <w:szCs w:val="16"/>
                                    </w:rPr>
                                    <w:t>455</w:t>
                                  </w:r>
                                </w:p>
                              </w:tc>
                              <w:tc>
                                <w:tcPr>
                                  <w:tcW w:w="404" w:type="pct"/>
                                </w:tcPr>
                                <w:p w14:paraId="6AF93132"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74E13C9A" w14:textId="77777777" w:rsidR="00C134E8" w:rsidRPr="00A017B4" w:rsidRDefault="00C134E8" w:rsidP="00C134E8">
                                  <w:pPr>
                                    <w:jc w:val="center"/>
                                    <w:rPr>
                                      <w:color w:val="000000"/>
                                      <w:sz w:val="16"/>
                                      <w:szCs w:val="16"/>
                                    </w:rPr>
                                  </w:pPr>
                                  <w:r w:rsidRPr="00A017B4">
                                    <w:rPr>
                                      <w:sz w:val="16"/>
                                      <w:szCs w:val="16"/>
                                    </w:rPr>
                                    <w:t>449</w:t>
                                  </w:r>
                                </w:p>
                              </w:tc>
                              <w:tc>
                                <w:tcPr>
                                  <w:tcW w:w="280" w:type="pct"/>
                                </w:tcPr>
                                <w:p w14:paraId="7FDEE072" w14:textId="77777777" w:rsidR="00C134E8" w:rsidRPr="00A017B4" w:rsidRDefault="00C134E8" w:rsidP="00C134E8">
                                  <w:pPr>
                                    <w:jc w:val="center"/>
                                    <w:rPr>
                                      <w:sz w:val="16"/>
                                      <w:szCs w:val="16"/>
                                    </w:rPr>
                                  </w:pPr>
                                  <w:r w:rsidRPr="00A017B4">
                                    <w:rPr>
                                      <w:sz w:val="16"/>
                                      <w:szCs w:val="16"/>
                                    </w:rPr>
                                    <w:t>446</w:t>
                                  </w:r>
                                </w:p>
                              </w:tc>
                              <w:tc>
                                <w:tcPr>
                                  <w:tcW w:w="234" w:type="pct"/>
                                </w:tcPr>
                                <w:p w14:paraId="24556309" w14:textId="77777777" w:rsidR="00C134E8" w:rsidRPr="00A017B4" w:rsidRDefault="00C134E8" w:rsidP="00C134E8">
                                  <w:pPr>
                                    <w:jc w:val="center"/>
                                    <w:rPr>
                                      <w:sz w:val="16"/>
                                      <w:szCs w:val="16"/>
                                    </w:rPr>
                                  </w:pPr>
                                  <w:r w:rsidRPr="00A017B4">
                                    <w:rPr>
                                      <w:sz w:val="16"/>
                                      <w:szCs w:val="16"/>
                                    </w:rPr>
                                    <w:t>3</w:t>
                                  </w:r>
                                </w:p>
                              </w:tc>
                              <w:tc>
                                <w:tcPr>
                                  <w:tcW w:w="225" w:type="pct"/>
                                </w:tcPr>
                                <w:p w14:paraId="7AC52037" w14:textId="77777777" w:rsidR="00C134E8" w:rsidRPr="00A017B4" w:rsidRDefault="00C134E8" w:rsidP="00C134E8">
                                  <w:pPr>
                                    <w:jc w:val="center"/>
                                    <w:rPr>
                                      <w:color w:val="000000"/>
                                      <w:sz w:val="16"/>
                                      <w:szCs w:val="16"/>
                                    </w:rPr>
                                  </w:pPr>
                                  <w:r w:rsidRPr="00A017B4">
                                    <w:rPr>
                                      <w:sz w:val="16"/>
                                      <w:szCs w:val="16"/>
                                    </w:rPr>
                                    <w:t>9</w:t>
                                  </w:r>
                                </w:p>
                              </w:tc>
                              <w:tc>
                                <w:tcPr>
                                  <w:tcW w:w="528" w:type="pct"/>
                                </w:tcPr>
                                <w:p w14:paraId="7771D6E9" w14:textId="77777777" w:rsidR="00C134E8" w:rsidRPr="00A017B4" w:rsidRDefault="00C134E8" w:rsidP="00C134E8">
                                  <w:pPr>
                                    <w:jc w:val="center"/>
                                    <w:rPr>
                                      <w:color w:val="000000"/>
                                      <w:sz w:val="16"/>
                                      <w:szCs w:val="16"/>
                                    </w:rPr>
                                  </w:pPr>
                                  <w:r w:rsidRPr="00A017B4">
                                    <w:rPr>
                                      <w:sz w:val="16"/>
                                      <w:szCs w:val="16"/>
                                    </w:rPr>
                                    <w:t>0.99±0.015</w:t>
                                  </w:r>
                                </w:p>
                              </w:tc>
                              <w:tc>
                                <w:tcPr>
                                  <w:tcW w:w="528" w:type="pct"/>
                                </w:tcPr>
                                <w:p w14:paraId="654EAF70" w14:textId="77777777" w:rsidR="00C134E8" w:rsidRPr="00A017B4" w:rsidRDefault="00C134E8" w:rsidP="00C134E8">
                                  <w:pPr>
                                    <w:jc w:val="center"/>
                                    <w:rPr>
                                      <w:color w:val="000000"/>
                                      <w:sz w:val="16"/>
                                      <w:szCs w:val="16"/>
                                    </w:rPr>
                                  </w:pPr>
                                  <w:r w:rsidRPr="00A017B4">
                                    <w:rPr>
                                      <w:sz w:val="16"/>
                                      <w:szCs w:val="16"/>
                                    </w:rPr>
                                    <w:t>0.98±0.020</w:t>
                                  </w:r>
                                </w:p>
                              </w:tc>
                              <w:tc>
                                <w:tcPr>
                                  <w:tcW w:w="574" w:type="pct"/>
                                </w:tcPr>
                                <w:p w14:paraId="16AD5333" w14:textId="6424C183" w:rsidR="00C134E8" w:rsidRPr="00A017B4" w:rsidRDefault="00C134E8" w:rsidP="00C134E8">
                                  <w:pPr>
                                    <w:jc w:val="center"/>
                                    <w:rPr>
                                      <w:color w:val="000000"/>
                                      <w:sz w:val="16"/>
                                      <w:szCs w:val="16"/>
                                    </w:rPr>
                                  </w:pPr>
                                  <w:ins w:id="353" w:author="Md Rafi Islam" w:date="2026-08-12T11:34:00Z" w16du:dateUtc="2026-08-12T16:34:00Z">
                                    <w:r w:rsidRPr="0064524D">
                                      <w:rPr>
                                        <w:sz w:val="16"/>
                                        <w:szCs w:val="16"/>
                                      </w:rPr>
                                      <w:t>2.6</w:t>
                                    </w:r>
                                    <w:r>
                                      <w:rPr>
                                        <w:sz w:val="16"/>
                                        <w:szCs w:val="16"/>
                                      </w:rPr>
                                      <w:t>4</w:t>
                                    </w:r>
                                    <w:r w:rsidRPr="0064524D">
                                      <w:rPr>
                                        <w:sz w:val="16"/>
                                        <w:szCs w:val="16"/>
                                      </w:rPr>
                                      <w:t>±1.5</w:t>
                                    </w:r>
                                    <w:r>
                                      <w:rPr>
                                        <w:sz w:val="16"/>
                                        <w:szCs w:val="16"/>
                                      </w:rPr>
                                      <w:t>6</w:t>
                                    </w:r>
                                  </w:ins>
                                  <w:del w:id="354" w:author="Md Rafi Islam" w:date="2026-08-12T11:34:00Z" w16du:dateUtc="2026-08-12T16:34:00Z">
                                    <w:r w:rsidRPr="00A017B4" w:rsidDel="00F8293A">
                                      <w:rPr>
                                        <w:sz w:val="16"/>
                                        <w:szCs w:val="16"/>
                                      </w:rPr>
                                      <w:delText>2.69±1.52</w:delText>
                                    </w:r>
                                  </w:del>
                                </w:p>
                              </w:tc>
                              <w:tc>
                                <w:tcPr>
                                  <w:tcW w:w="616" w:type="pct"/>
                                </w:tcPr>
                                <w:p w14:paraId="125D9A81" w14:textId="0BBAF7AB" w:rsidR="00C134E8" w:rsidRPr="00A017B4" w:rsidRDefault="00C134E8" w:rsidP="00C134E8">
                                  <w:pPr>
                                    <w:jc w:val="center"/>
                                    <w:rPr>
                                      <w:color w:val="000000"/>
                                      <w:sz w:val="16"/>
                                      <w:szCs w:val="16"/>
                                    </w:rPr>
                                  </w:pPr>
                                  <w:ins w:id="355" w:author="Md Rafi Islam" w:date="2026-08-12T11:34:00Z" w16du:dateUtc="2026-08-12T16:34:00Z">
                                    <w:r>
                                      <w:rPr>
                                        <w:sz w:val="16"/>
                                        <w:szCs w:val="16"/>
                                      </w:rPr>
                                      <w:t>2.59</w:t>
                                    </w:r>
                                    <w:r w:rsidRPr="0064524D">
                                      <w:rPr>
                                        <w:sz w:val="16"/>
                                        <w:szCs w:val="16"/>
                                      </w:rPr>
                                      <w:t>±2.</w:t>
                                    </w:r>
                                    <w:r>
                                      <w:rPr>
                                        <w:sz w:val="16"/>
                                        <w:szCs w:val="16"/>
                                      </w:rPr>
                                      <w:t>10</w:t>
                                    </w:r>
                                  </w:ins>
                                  <w:del w:id="356" w:author="Md Rafi Islam" w:date="2026-08-12T11:34:00Z" w16du:dateUtc="2026-08-12T16:34:00Z">
                                    <w:r w:rsidRPr="00A017B4" w:rsidDel="00F8293A">
                                      <w:rPr>
                                        <w:sz w:val="16"/>
                                        <w:szCs w:val="16"/>
                                      </w:rPr>
                                      <w:delText>2.80±2.41</w:delText>
                                    </w:r>
                                  </w:del>
                                </w:p>
                              </w:tc>
                            </w:tr>
                            <w:tr w:rsidR="00C134E8" w:rsidRPr="00A017B4" w14:paraId="630954D1" w14:textId="77777777" w:rsidTr="00C134E8">
                              <w:trPr>
                                <w:trHeight w:val="204"/>
                              </w:trPr>
                              <w:tc>
                                <w:tcPr>
                                  <w:tcW w:w="236" w:type="pct"/>
                                </w:tcPr>
                                <w:p w14:paraId="25B1CF8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1737909" w14:textId="6E3014C4" w:rsidR="00C134E8" w:rsidRPr="00A017B4" w:rsidRDefault="00C134E8" w:rsidP="00C134E8">
                                  <w:pPr>
                                    <w:jc w:val="center"/>
                                    <w:rPr>
                                      <w:color w:val="000000"/>
                                      <w:sz w:val="16"/>
                                      <w:szCs w:val="16"/>
                                    </w:rPr>
                                  </w:pPr>
                                  <w:r w:rsidRPr="00A017B4">
                                    <w:rPr>
                                      <w:sz w:val="16"/>
                                      <w:szCs w:val="16"/>
                                    </w:rPr>
                                    <w:t>Mr Fog Aura</w:t>
                                  </w:r>
                                  <w:ins w:id="357" w:author="Md Rafi Islam" w:date="2026-08-12T11:35:00Z" w16du:dateUtc="2026-08-12T16:35:00Z">
                                    <w:r>
                                      <w:rPr>
                                        <w:sz w:val="16"/>
                                        <w:szCs w:val="16"/>
                                      </w:rPr>
                                      <w:t>*</w:t>
                                    </w:r>
                                  </w:ins>
                                </w:p>
                              </w:tc>
                              <w:tc>
                                <w:tcPr>
                                  <w:tcW w:w="294" w:type="pct"/>
                                </w:tcPr>
                                <w:p w14:paraId="35F725F0" w14:textId="77777777" w:rsidR="00C134E8" w:rsidRPr="00A017B4" w:rsidRDefault="00C134E8" w:rsidP="00C134E8">
                                  <w:pPr>
                                    <w:jc w:val="center"/>
                                    <w:rPr>
                                      <w:color w:val="000000"/>
                                      <w:sz w:val="16"/>
                                      <w:szCs w:val="16"/>
                                    </w:rPr>
                                  </w:pPr>
                                  <w:r w:rsidRPr="00A017B4">
                                    <w:rPr>
                                      <w:sz w:val="16"/>
                                      <w:szCs w:val="16"/>
                                    </w:rPr>
                                    <w:t>1049</w:t>
                                  </w:r>
                                </w:p>
                              </w:tc>
                              <w:tc>
                                <w:tcPr>
                                  <w:tcW w:w="404" w:type="pct"/>
                                </w:tcPr>
                                <w:p w14:paraId="65772F98" w14:textId="44F2E14A" w:rsidR="00C134E8" w:rsidRPr="00A017B4" w:rsidRDefault="002100D1" w:rsidP="00C134E8">
                                  <w:pPr>
                                    <w:jc w:val="center"/>
                                    <w:rPr>
                                      <w:color w:val="000000"/>
                                      <w:sz w:val="16"/>
                                      <w:szCs w:val="16"/>
                                    </w:rPr>
                                  </w:pPr>
                                  <w:ins w:id="358" w:author="Md Rafi Islam" w:date="2026-08-12T11:42:00Z" w16du:dateUtc="2026-08-12T16:42:00Z">
                                    <w:r>
                                      <w:rPr>
                                        <w:sz w:val="16"/>
                                        <w:szCs w:val="16"/>
                                      </w:rPr>
                                      <w:t>11</w:t>
                                    </w:r>
                                  </w:ins>
                                  <w:del w:id="359" w:author="Md Rafi Islam" w:date="2026-08-12T11:42:00Z" w16du:dateUtc="2026-08-12T16:42:00Z">
                                    <w:r w:rsidR="00C134E8" w:rsidRPr="00A017B4" w:rsidDel="002100D1">
                                      <w:rPr>
                                        <w:sz w:val="16"/>
                                        <w:szCs w:val="16"/>
                                      </w:rPr>
                                      <w:delText>25</w:delText>
                                    </w:r>
                                  </w:del>
                                </w:p>
                              </w:tc>
                              <w:tc>
                                <w:tcPr>
                                  <w:tcW w:w="402" w:type="pct"/>
                                </w:tcPr>
                                <w:p w14:paraId="2869B808" w14:textId="77777777" w:rsidR="00C134E8" w:rsidRPr="00A017B4" w:rsidRDefault="00C134E8" w:rsidP="00C134E8">
                                  <w:pPr>
                                    <w:jc w:val="center"/>
                                    <w:rPr>
                                      <w:color w:val="000000"/>
                                      <w:sz w:val="16"/>
                                      <w:szCs w:val="16"/>
                                    </w:rPr>
                                  </w:pPr>
                                  <w:r w:rsidRPr="00A017B4">
                                    <w:rPr>
                                      <w:sz w:val="16"/>
                                      <w:szCs w:val="16"/>
                                    </w:rPr>
                                    <w:t>1013</w:t>
                                  </w:r>
                                </w:p>
                              </w:tc>
                              <w:tc>
                                <w:tcPr>
                                  <w:tcW w:w="280" w:type="pct"/>
                                </w:tcPr>
                                <w:p w14:paraId="7AC5CE43" w14:textId="1E40583B" w:rsidR="00C134E8" w:rsidRPr="00A017B4" w:rsidRDefault="00C134E8" w:rsidP="00C134E8">
                                  <w:pPr>
                                    <w:jc w:val="center"/>
                                    <w:rPr>
                                      <w:sz w:val="16"/>
                                      <w:szCs w:val="16"/>
                                    </w:rPr>
                                  </w:pPr>
                                  <w:ins w:id="360" w:author="Md Rafi Islam" w:date="2026-08-12T11:35:00Z" w16du:dateUtc="2026-08-12T16:35:00Z">
                                    <w:r w:rsidRPr="00A017B4">
                                      <w:rPr>
                                        <w:sz w:val="16"/>
                                        <w:szCs w:val="16"/>
                                      </w:rPr>
                                      <w:t>1003</w:t>
                                    </w:r>
                                  </w:ins>
                                  <w:del w:id="361" w:author="Md Rafi Islam" w:date="2026-08-12T11:35:00Z" w16du:dateUtc="2026-08-12T16:35:00Z">
                                    <w:r w:rsidRPr="00A017B4" w:rsidDel="00F52353">
                                      <w:rPr>
                                        <w:sz w:val="16"/>
                                        <w:szCs w:val="16"/>
                                      </w:rPr>
                                      <w:delText>999</w:delText>
                                    </w:r>
                                  </w:del>
                                </w:p>
                              </w:tc>
                              <w:tc>
                                <w:tcPr>
                                  <w:tcW w:w="234" w:type="pct"/>
                                </w:tcPr>
                                <w:p w14:paraId="1186EBDC" w14:textId="1220A699" w:rsidR="00C134E8" w:rsidRPr="00A017B4" w:rsidRDefault="00C134E8" w:rsidP="00C134E8">
                                  <w:pPr>
                                    <w:jc w:val="center"/>
                                    <w:rPr>
                                      <w:sz w:val="16"/>
                                      <w:szCs w:val="16"/>
                                    </w:rPr>
                                  </w:pPr>
                                  <w:ins w:id="362" w:author="Md Rafi Islam" w:date="2026-08-12T11:35:00Z" w16du:dateUtc="2026-08-12T16:35:00Z">
                                    <w:r w:rsidRPr="00A017B4">
                                      <w:rPr>
                                        <w:sz w:val="16"/>
                                        <w:szCs w:val="16"/>
                                      </w:rPr>
                                      <w:t>10</w:t>
                                    </w:r>
                                  </w:ins>
                                  <w:del w:id="363" w:author="Md Rafi Islam" w:date="2026-08-12T11:35:00Z" w16du:dateUtc="2026-08-12T16:35:00Z">
                                    <w:r w:rsidRPr="00A017B4" w:rsidDel="00F52353">
                                      <w:rPr>
                                        <w:sz w:val="16"/>
                                        <w:szCs w:val="16"/>
                                      </w:rPr>
                                      <w:delText>5</w:delText>
                                    </w:r>
                                  </w:del>
                                </w:p>
                              </w:tc>
                              <w:tc>
                                <w:tcPr>
                                  <w:tcW w:w="225" w:type="pct"/>
                                </w:tcPr>
                                <w:p w14:paraId="001312CB" w14:textId="73196CF8" w:rsidR="00C134E8" w:rsidRPr="00A017B4" w:rsidRDefault="00C134E8" w:rsidP="00C134E8">
                                  <w:pPr>
                                    <w:jc w:val="center"/>
                                    <w:rPr>
                                      <w:color w:val="000000"/>
                                      <w:sz w:val="16"/>
                                      <w:szCs w:val="16"/>
                                    </w:rPr>
                                  </w:pPr>
                                  <w:ins w:id="364" w:author="Md Rafi Islam" w:date="2026-08-12T11:35:00Z" w16du:dateUtc="2026-08-12T16:35:00Z">
                                    <w:r w:rsidRPr="00A017B4">
                                      <w:rPr>
                                        <w:sz w:val="16"/>
                                        <w:szCs w:val="16"/>
                                      </w:rPr>
                                      <w:t>46</w:t>
                                    </w:r>
                                  </w:ins>
                                  <w:del w:id="365" w:author="Md Rafi Islam" w:date="2026-08-12T11:35:00Z" w16du:dateUtc="2026-08-12T16:35:00Z">
                                    <w:r w:rsidRPr="00A017B4" w:rsidDel="00F52353">
                                      <w:rPr>
                                        <w:sz w:val="16"/>
                                        <w:szCs w:val="16"/>
                                      </w:rPr>
                                      <w:delText>1</w:delText>
                                    </w:r>
                                  </w:del>
                                </w:p>
                              </w:tc>
                              <w:tc>
                                <w:tcPr>
                                  <w:tcW w:w="528" w:type="pct"/>
                                </w:tcPr>
                                <w:p w14:paraId="76C4AE3D" w14:textId="3981EDF2" w:rsidR="00C134E8" w:rsidRPr="00A017B4" w:rsidRDefault="00C134E8" w:rsidP="00C134E8">
                                  <w:pPr>
                                    <w:jc w:val="center"/>
                                    <w:rPr>
                                      <w:color w:val="000000"/>
                                      <w:sz w:val="16"/>
                                      <w:szCs w:val="16"/>
                                    </w:rPr>
                                  </w:pPr>
                                  <w:r w:rsidRPr="00A017B4">
                                    <w:rPr>
                                      <w:sz w:val="16"/>
                                      <w:szCs w:val="16"/>
                                    </w:rPr>
                                    <w:t>0.99±0.0</w:t>
                                  </w:r>
                                  <w:ins w:id="366" w:author="Md Rafi Islam" w:date="2026-08-12T12:37:00Z" w16du:dateUtc="2026-08-12T17:37:00Z">
                                    <w:r w:rsidR="009E312F">
                                      <w:rPr>
                                        <w:sz w:val="16"/>
                                        <w:szCs w:val="16"/>
                                      </w:rPr>
                                      <w:t>13</w:t>
                                    </w:r>
                                  </w:ins>
                                  <w:del w:id="367" w:author="Md Rafi Islam" w:date="2026-08-12T12:37:00Z" w16du:dateUtc="2026-08-12T17:37:00Z">
                                    <w:r w:rsidRPr="00A017B4" w:rsidDel="009E312F">
                                      <w:rPr>
                                        <w:sz w:val="16"/>
                                        <w:szCs w:val="16"/>
                                      </w:rPr>
                                      <w:delText>05</w:delText>
                                    </w:r>
                                  </w:del>
                                </w:p>
                              </w:tc>
                              <w:tc>
                                <w:tcPr>
                                  <w:tcW w:w="528" w:type="pct"/>
                                </w:tcPr>
                                <w:p w14:paraId="725D58B6" w14:textId="27B75F0F" w:rsidR="00C134E8" w:rsidRPr="00A017B4" w:rsidRDefault="00C134E8" w:rsidP="00C134E8">
                                  <w:pPr>
                                    <w:jc w:val="center"/>
                                    <w:rPr>
                                      <w:color w:val="000000"/>
                                      <w:sz w:val="16"/>
                                      <w:szCs w:val="16"/>
                                    </w:rPr>
                                  </w:pPr>
                                  <w:r w:rsidRPr="00A017B4">
                                    <w:rPr>
                                      <w:sz w:val="16"/>
                                      <w:szCs w:val="16"/>
                                    </w:rPr>
                                    <w:t>0.9</w:t>
                                  </w:r>
                                  <w:ins w:id="368" w:author="Md Rafi Islam" w:date="2026-08-12T11:43:00Z" w16du:dateUtc="2026-08-12T16:43:00Z">
                                    <w:r w:rsidR="00A568B3">
                                      <w:rPr>
                                        <w:sz w:val="16"/>
                                        <w:szCs w:val="16"/>
                                      </w:rPr>
                                      <w:t>5</w:t>
                                    </w:r>
                                  </w:ins>
                                  <w:del w:id="369" w:author="Md Rafi Islam" w:date="2026-08-12T11:43:00Z" w16du:dateUtc="2026-08-12T16:43:00Z">
                                    <w:r w:rsidRPr="00A017B4" w:rsidDel="00A568B3">
                                      <w:rPr>
                                        <w:sz w:val="16"/>
                                        <w:szCs w:val="16"/>
                                      </w:rPr>
                                      <w:delText>9</w:delText>
                                    </w:r>
                                  </w:del>
                                  <w:r w:rsidRPr="00A017B4">
                                    <w:rPr>
                                      <w:sz w:val="16"/>
                                      <w:szCs w:val="16"/>
                                    </w:rPr>
                                    <w:t>±0.0</w:t>
                                  </w:r>
                                  <w:del w:id="370" w:author="Md Rafi Islam" w:date="2026-08-12T12:36:00Z" w16du:dateUtc="2026-08-12T17:36:00Z">
                                    <w:r w:rsidRPr="00A017B4" w:rsidDel="009E312F">
                                      <w:rPr>
                                        <w:sz w:val="16"/>
                                        <w:szCs w:val="16"/>
                                      </w:rPr>
                                      <w:delText>0</w:delText>
                                    </w:r>
                                  </w:del>
                                  <w:ins w:id="371" w:author="Md Rafi Islam" w:date="2026-08-12T12:36:00Z" w16du:dateUtc="2026-08-12T17:36:00Z">
                                    <w:r w:rsidR="009E312F">
                                      <w:rPr>
                                        <w:sz w:val="16"/>
                                        <w:szCs w:val="16"/>
                                      </w:rPr>
                                      <w:t>68</w:t>
                                    </w:r>
                                  </w:ins>
                                  <w:del w:id="372" w:author="Md Rafi Islam" w:date="2026-08-12T12:36:00Z" w16du:dateUtc="2026-08-12T17:36:00Z">
                                    <w:r w:rsidRPr="00A017B4" w:rsidDel="009E312F">
                                      <w:rPr>
                                        <w:sz w:val="16"/>
                                        <w:szCs w:val="16"/>
                                      </w:rPr>
                                      <w:delText>2</w:delText>
                                    </w:r>
                                  </w:del>
                                </w:p>
                              </w:tc>
                              <w:tc>
                                <w:tcPr>
                                  <w:tcW w:w="574" w:type="pct"/>
                                </w:tcPr>
                                <w:p w14:paraId="02214405" w14:textId="31C7BB64" w:rsidR="00C134E8" w:rsidRPr="00A017B4" w:rsidRDefault="00C134E8" w:rsidP="00C134E8">
                                  <w:pPr>
                                    <w:jc w:val="center"/>
                                    <w:rPr>
                                      <w:color w:val="000000"/>
                                      <w:sz w:val="16"/>
                                      <w:szCs w:val="16"/>
                                    </w:rPr>
                                  </w:pPr>
                                  <w:ins w:id="373" w:author="Md Rafi Islam" w:date="2026-08-12T11:34:00Z" w16du:dateUtc="2026-08-12T16:34:00Z">
                                    <w:r>
                                      <w:rPr>
                                        <w:sz w:val="16"/>
                                        <w:szCs w:val="16"/>
                                      </w:rPr>
                                      <w:t>5.34</w:t>
                                    </w:r>
                                    <w:r w:rsidRPr="0064524D">
                                      <w:rPr>
                                        <w:sz w:val="16"/>
                                        <w:szCs w:val="16"/>
                                      </w:rPr>
                                      <w:t>±</w:t>
                                    </w:r>
                                    <w:r>
                                      <w:rPr>
                                        <w:sz w:val="16"/>
                                        <w:szCs w:val="16"/>
                                      </w:rPr>
                                      <w:t>6.74</w:t>
                                    </w:r>
                                  </w:ins>
                                  <w:del w:id="374" w:author="Md Rafi Islam" w:date="2026-08-12T11:34:00Z" w16du:dateUtc="2026-08-12T16:34:00Z">
                                    <w:r w:rsidRPr="00A017B4" w:rsidDel="00F8293A">
                                      <w:rPr>
                                        <w:sz w:val="16"/>
                                        <w:szCs w:val="16"/>
                                      </w:rPr>
                                      <w:delText>11.16±12.99</w:delText>
                                    </w:r>
                                  </w:del>
                                </w:p>
                              </w:tc>
                              <w:tc>
                                <w:tcPr>
                                  <w:tcW w:w="616" w:type="pct"/>
                                </w:tcPr>
                                <w:p w14:paraId="513B17B5" w14:textId="22FAB525" w:rsidR="00C134E8" w:rsidRPr="00A017B4" w:rsidRDefault="00C134E8" w:rsidP="00C134E8">
                                  <w:pPr>
                                    <w:jc w:val="center"/>
                                    <w:rPr>
                                      <w:color w:val="000000"/>
                                      <w:sz w:val="16"/>
                                      <w:szCs w:val="16"/>
                                    </w:rPr>
                                  </w:pPr>
                                  <w:ins w:id="375" w:author="Md Rafi Islam" w:date="2026-08-12T11:34:00Z" w16du:dateUtc="2026-08-12T16:34:00Z">
                                    <w:r>
                                      <w:rPr>
                                        <w:sz w:val="16"/>
                                        <w:szCs w:val="16"/>
                                      </w:rPr>
                                      <w:t>10.81</w:t>
                                    </w:r>
                                    <w:r w:rsidRPr="0064524D">
                                      <w:rPr>
                                        <w:sz w:val="16"/>
                                        <w:szCs w:val="16"/>
                                      </w:rPr>
                                      <w:t>±</w:t>
                                    </w:r>
                                    <w:r>
                                      <w:rPr>
                                        <w:sz w:val="16"/>
                                        <w:szCs w:val="16"/>
                                      </w:rPr>
                                      <w:t>6.59</w:t>
                                    </w:r>
                                  </w:ins>
                                  <w:del w:id="376" w:author="Md Rafi Islam" w:date="2026-08-12T11:34:00Z" w16du:dateUtc="2026-08-12T16:34:00Z">
                                    <w:r w:rsidRPr="00A017B4" w:rsidDel="00F8293A">
                                      <w:rPr>
                                        <w:sz w:val="16"/>
                                        <w:szCs w:val="16"/>
                                      </w:rPr>
                                      <w:delText>15.44±13.70</w:delText>
                                    </w:r>
                                  </w:del>
                                </w:p>
                              </w:tc>
                            </w:tr>
                            <w:tr w:rsidR="00C134E8" w:rsidRPr="00A017B4" w14:paraId="66A65C57" w14:textId="77777777" w:rsidTr="00C134E8">
                              <w:trPr>
                                <w:trHeight w:val="204"/>
                              </w:trPr>
                              <w:tc>
                                <w:tcPr>
                                  <w:tcW w:w="236" w:type="pct"/>
                                </w:tcPr>
                                <w:p w14:paraId="7807D381"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F49E62F" w14:textId="77777777" w:rsidR="00C134E8" w:rsidRPr="00A017B4" w:rsidRDefault="00C134E8" w:rsidP="00C134E8">
                                  <w:pPr>
                                    <w:jc w:val="center"/>
                                    <w:rPr>
                                      <w:color w:val="000000"/>
                                      <w:sz w:val="16"/>
                                      <w:szCs w:val="16"/>
                                    </w:rPr>
                                  </w:pPr>
                                  <w:r w:rsidRPr="00A017B4">
                                    <w:rPr>
                                      <w:sz w:val="16"/>
                                      <w:szCs w:val="16"/>
                                    </w:rPr>
                                    <w:t>MR Fog Nova*</w:t>
                                  </w:r>
                                </w:p>
                              </w:tc>
                              <w:tc>
                                <w:tcPr>
                                  <w:tcW w:w="294" w:type="pct"/>
                                </w:tcPr>
                                <w:p w14:paraId="31108FB0" w14:textId="77777777" w:rsidR="00C134E8" w:rsidRPr="00A017B4" w:rsidRDefault="00C134E8" w:rsidP="00C134E8">
                                  <w:pPr>
                                    <w:jc w:val="center"/>
                                    <w:rPr>
                                      <w:color w:val="000000"/>
                                      <w:sz w:val="16"/>
                                      <w:szCs w:val="16"/>
                                    </w:rPr>
                                  </w:pPr>
                                  <w:r w:rsidRPr="00A017B4">
                                    <w:rPr>
                                      <w:sz w:val="16"/>
                                      <w:szCs w:val="16"/>
                                    </w:rPr>
                                    <w:t>1000</w:t>
                                  </w:r>
                                </w:p>
                              </w:tc>
                              <w:tc>
                                <w:tcPr>
                                  <w:tcW w:w="404" w:type="pct"/>
                                </w:tcPr>
                                <w:p w14:paraId="63651B04" w14:textId="060B8DBA" w:rsidR="00C134E8" w:rsidRPr="00A017B4" w:rsidRDefault="002100D1" w:rsidP="00C134E8">
                                  <w:pPr>
                                    <w:jc w:val="center"/>
                                    <w:rPr>
                                      <w:color w:val="000000"/>
                                      <w:sz w:val="16"/>
                                      <w:szCs w:val="16"/>
                                    </w:rPr>
                                  </w:pPr>
                                  <w:ins w:id="377" w:author="Md Rafi Islam" w:date="2026-08-12T11:42:00Z" w16du:dateUtc="2026-08-12T16:42:00Z">
                                    <w:r>
                                      <w:rPr>
                                        <w:sz w:val="16"/>
                                        <w:szCs w:val="16"/>
                                      </w:rPr>
                                      <w:t>25</w:t>
                                    </w:r>
                                  </w:ins>
                                  <w:del w:id="378" w:author="Md Rafi Islam" w:date="2026-08-12T11:42:00Z" w16du:dateUtc="2026-08-12T16:42:00Z">
                                    <w:r w:rsidR="00C134E8" w:rsidRPr="00A017B4" w:rsidDel="002100D1">
                                      <w:rPr>
                                        <w:sz w:val="16"/>
                                        <w:szCs w:val="16"/>
                                      </w:rPr>
                                      <w:delText>11</w:delText>
                                    </w:r>
                                  </w:del>
                                </w:p>
                              </w:tc>
                              <w:tc>
                                <w:tcPr>
                                  <w:tcW w:w="402" w:type="pct"/>
                                </w:tcPr>
                                <w:p w14:paraId="38CA5E9E" w14:textId="77777777" w:rsidR="00C134E8" w:rsidRPr="00A017B4" w:rsidRDefault="00C134E8" w:rsidP="00C134E8">
                                  <w:pPr>
                                    <w:jc w:val="center"/>
                                    <w:rPr>
                                      <w:color w:val="000000"/>
                                      <w:sz w:val="16"/>
                                      <w:szCs w:val="16"/>
                                    </w:rPr>
                                  </w:pPr>
                                  <w:r w:rsidRPr="00A017B4">
                                    <w:rPr>
                                      <w:sz w:val="16"/>
                                      <w:szCs w:val="16"/>
                                    </w:rPr>
                                    <w:t>1004</w:t>
                                  </w:r>
                                </w:p>
                              </w:tc>
                              <w:tc>
                                <w:tcPr>
                                  <w:tcW w:w="280" w:type="pct"/>
                                </w:tcPr>
                                <w:p w14:paraId="469C9808" w14:textId="24DDB331" w:rsidR="00C134E8" w:rsidRPr="00A017B4" w:rsidRDefault="00C134E8" w:rsidP="00C134E8">
                                  <w:pPr>
                                    <w:jc w:val="center"/>
                                    <w:rPr>
                                      <w:sz w:val="16"/>
                                      <w:szCs w:val="16"/>
                                    </w:rPr>
                                  </w:pPr>
                                  <w:ins w:id="379" w:author="Md Rafi Islam" w:date="2026-08-12T11:35:00Z" w16du:dateUtc="2026-08-12T16:35:00Z">
                                    <w:r>
                                      <w:rPr>
                                        <w:sz w:val="16"/>
                                        <w:szCs w:val="16"/>
                                      </w:rPr>
                                      <w:t>999</w:t>
                                    </w:r>
                                  </w:ins>
                                  <w:del w:id="380" w:author="Md Rafi Islam" w:date="2026-08-12T11:35:00Z" w16du:dateUtc="2026-08-12T16:35:00Z">
                                    <w:r w:rsidRPr="00A017B4" w:rsidDel="00F52353">
                                      <w:rPr>
                                        <w:sz w:val="16"/>
                                        <w:szCs w:val="16"/>
                                      </w:rPr>
                                      <w:delText>1003</w:delText>
                                    </w:r>
                                  </w:del>
                                </w:p>
                              </w:tc>
                              <w:tc>
                                <w:tcPr>
                                  <w:tcW w:w="234" w:type="pct"/>
                                </w:tcPr>
                                <w:p w14:paraId="0081536F" w14:textId="18621226" w:rsidR="00C134E8" w:rsidRPr="00A017B4" w:rsidRDefault="00C134E8" w:rsidP="00C134E8">
                                  <w:pPr>
                                    <w:jc w:val="center"/>
                                    <w:rPr>
                                      <w:sz w:val="16"/>
                                      <w:szCs w:val="16"/>
                                    </w:rPr>
                                  </w:pPr>
                                  <w:ins w:id="381" w:author="Md Rafi Islam" w:date="2026-08-12T11:35:00Z" w16du:dateUtc="2026-08-12T16:35:00Z">
                                    <w:r>
                                      <w:rPr>
                                        <w:sz w:val="16"/>
                                        <w:szCs w:val="16"/>
                                      </w:rPr>
                                      <w:t>5</w:t>
                                    </w:r>
                                  </w:ins>
                                  <w:del w:id="382" w:author="Md Rafi Islam" w:date="2026-08-12T11:35:00Z" w16du:dateUtc="2026-08-12T16:35:00Z">
                                    <w:r w:rsidRPr="00A017B4" w:rsidDel="00F52353">
                                      <w:rPr>
                                        <w:sz w:val="16"/>
                                        <w:szCs w:val="16"/>
                                      </w:rPr>
                                      <w:delText>10</w:delText>
                                    </w:r>
                                  </w:del>
                                </w:p>
                              </w:tc>
                              <w:tc>
                                <w:tcPr>
                                  <w:tcW w:w="225" w:type="pct"/>
                                </w:tcPr>
                                <w:p w14:paraId="7C6A8BB5" w14:textId="259E53E0" w:rsidR="00C134E8" w:rsidRPr="00A017B4" w:rsidRDefault="00C134E8" w:rsidP="00C134E8">
                                  <w:pPr>
                                    <w:jc w:val="center"/>
                                    <w:rPr>
                                      <w:color w:val="000000"/>
                                      <w:sz w:val="16"/>
                                      <w:szCs w:val="16"/>
                                    </w:rPr>
                                  </w:pPr>
                                  <w:ins w:id="383" w:author="Md Rafi Islam" w:date="2026-08-12T11:35:00Z" w16du:dateUtc="2026-08-12T16:35:00Z">
                                    <w:r>
                                      <w:rPr>
                                        <w:sz w:val="16"/>
                                        <w:szCs w:val="16"/>
                                      </w:rPr>
                                      <w:t>1</w:t>
                                    </w:r>
                                  </w:ins>
                                  <w:del w:id="384" w:author="Md Rafi Islam" w:date="2026-08-12T11:35:00Z" w16du:dateUtc="2026-08-12T16:35:00Z">
                                    <w:r w:rsidRPr="00A017B4" w:rsidDel="00F52353">
                                      <w:rPr>
                                        <w:sz w:val="16"/>
                                        <w:szCs w:val="16"/>
                                      </w:rPr>
                                      <w:delText>46</w:delText>
                                    </w:r>
                                  </w:del>
                                </w:p>
                              </w:tc>
                              <w:tc>
                                <w:tcPr>
                                  <w:tcW w:w="528" w:type="pct"/>
                                </w:tcPr>
                                <w:p w14:paraId="1E7E9C6A" w14:textId="77777777" w:rsidR="00C134E8" w:rsidRPr="00A017B4" w:rsidRDefault="00C134E8" w:rsidP="00C134E8">
                                  <w:pPr>
                                    <w:jc w:val="center"/>
                                    <w:rPr>
                                      <w:color w:val="000000"/>
                                      <w:sz w:val="16"/>
                                      <w:szCs w:val="16"/>
                                    </w:rPr>
                                  </w:pPr>
                                  <w:r w:rsidRPr="00A017B4">
                                    <w:rPr>
                                      <w:sz w:val="16"/>
                                      <w:szCs w:val="16"/>
                                    </w:rPr>
                                    <w:t>0.99±0.009</w:t>
                                  </w:r>
                                </w:p>
                              </w:tc>
                              <w:tc>
                                <w:tcPr>
                                  <w:tcW w:w="528" w:type="pct"/>
                                </w:tcPr>
                                <w:p w14:paraId="7A433EAF" w14:textId="199141F6" w:rsidR="00C134E8" w:rsidRPr="00A017B4" w:rsidRDefault="00C134E8" w:rsidP="00C134E8">
                                  <w:pPr>
                                    <w:jc w:val="center"/>
                                    <w:rPr>
                                      <w:color w:val="000000"/>
                                      <w:sz w:val="16"/>
                                      <w:szCs w:val="16"/>
                                    </w:rPr>
                                  </w:pPr>
                                  <w:r w:rsidRPr="00A017B4">
                                    <w:rPr>
                                      <w:sz w:val="16"/>
                                      <w:szCs w:val="16"/>
                                    </w:rPr>
                                    <w:t>0.</w:t>
                                  </w:r>
                                  <w:ins w:id="385" w:author="Md Rafi Islam" w:date="2026-08-12T11:43:00Z" w16du:dateUtc="2026-08-12T16:43:00Z">
                                    <w:r w:rsidR="00A568B3">
                                      <w:rPr>
                                        <w:sz w:val="16"/>
                                        <w:szCs w:val="16"/>
                                      </w:rPr>
                                      <w:t>99</w:t>
                                    </w:r>
                                  </w:ins>
                                  <w:del w:id="386" w:author="Md Rafi Islam" w:date="2026-08-12T11:43:00Z" w16du:dateUtc="2026-08-12T16:43:00Z">
                                    <w:r w:rsidRPr="00A017B4" w:rsidDel="00A568B3">
                                      <w:rPr>
                                        <w:sz w:val="16"/>
                                        <w:szCs w:val="16"/>
                                      </w:rPr>
                                      <w:delText>89</w:delText>
                                    </w:r>
                                  </w:del>
                                  <w:r w:rsidRPr="00A017B4">
                                    <w:rPr>
                                      <w:sz w:val="16"/>
                                      <w:szCs w:val="16"/>
                                    </w:rPr>
                                    <w:t>±0.132</w:t>
                                  </w:r>
                                </w:p>
                              </w:tc>
                              <w:tc>
                                <w:tcPr>
                                  <w:tcW w:w="574" w:type="pct"/>
                                </w:tcPr>
                                <w:p w14:paraId="00C8B7EA" w14:textId="411019F0" w:rsidR="00C134E8" w:rsidRPr="00A017B4" w:rsidRDefault="00C134E8" w:rsidP="00C134E8">
                                  <w:pPr>
                                    <w:jc w:val="center"/>
                                    <w:rPr>
                                      <w:color w:val="000000"/>
                                      <w:sz w:val="16"/>
                                      <w:szCs w:val="16"/>
                                    </w:rPr>
                                  </w:pPr>
                                  <w:ins w:id="387" w:author="Md Rafi Islam" w:date="2026-08-12T11:34:00Z" w16du:dateUtc="2026-08-12T16:34:00Z">
                                    <w:r w:rsidRPr="0064524D">
                                      <w:rPr>
                                        <w:sz w:val="16"/>
                                        <w:szCs w:val="16"/>
                                      </w:rPr>
                                      <w:t>0.6±0.54</w:t>
                                    </w:r>
                                  </w:ins>
                                  <w:del w:id="388" w:author="Md Rafi Islam" w:date="2026-08-12T11:34:00Z" w16du:dateUtc="2026-08-12T16:34:00Z">
                                    <w:r w:rsidRPr="00A017B4" w:rsidDel="00F8293A">
                                      <w:rPr>
                                        <w:sz w:val="16"/>
                                        <w:szCs w:val="16"/>
                                      </w:rPr>
                                      <w:delText>0.6±0.54</w:delText>
                                    </w:r>
                                  </w:del>
                                </w:p>
                              </w:tc>
                              <w:tc>
                                <w:tcPr>
                                  <w:tcW w:w="616" w:type="pct"/>
                                </w:tcPr>
                                <w:p w14:paraId="2F4434B2" w14:textId="599DAF93" w:rsidR="00C134E8" w:rsidRPr="00A017B4" w:rsidRDefault="00C134E8" w:rsidP="00C134E8">
                                  <w:pPr>
                                    <w:jc w:val="center"/>
                                    <w:rPr>
                                      <w:color w:val="000000"/>
                                      <w:sz w:val="16"/>
                                      <w:szCs w:val="16"/>
                                    </w:rPr>
                                  </w:pPr>
                                  <w:ins w:id="389" w:author="Md Rafi Islam" w:date="2026-08-12T11:34:00Z" w16du:dateUtc="2026-08-12T16:34:00Z">
                                    <w:r>
                                      <w:rPr>
                                        <w:sz w:val="16"/>
                                        <w:szCs w:val="16"/>
                                      </w:rPr>
                                      <w:t>8.31</w:t>
                                    </w:r>
                                    <w:r w:rsidRPr="0064524D">
                                      <w:rPr>
                                        <w:sz w:val="16"/>
                                        <w:szCs w:val="16"/>
                                      </w:rPr>
                                      <w:t>±0.81</w:t>
                                    </w:r>
                                  </w:ins>
                                  <w:del w:id="390" w:author="Md Rafi Islam" w:date="2026-08-12T11:34:00Z" w16du:dateUtc="2026-08-12T16:34:00Z">
                                    <w:r w:rsidRPr="00A017B4" w:rsidDel="00F8293A">
                                      <w:rPr>
                                        <w:sz w:val="16"/>
                                        <w:szCs w:val="16"/>
                                      </w:rPr>
                                      <w:delText>15.22±0.81</w:delText>
                                    </w:r>
                                  </w:del>
                                </w:p>
                              </w:tc>
                            </w:tr>
                            <w:tr w:rsidR="00C134E8" w:rsidRPr="00A017B4" w14:paraId="60A4C0BC" w14:textId="77777777" w:rsidTr="00C134E8">
                              <w:trPr>
                                <w:trHeight w:val="204"/>
                              </w:trPr>
                              <w:tc>
                                <w:tcPr>
                                  <w:tcW w:w="236" w:type="pct"/>
                                </w:tcPr>
                                <w:p w14:paraId="17316C7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E1B7802" w14:textId="7DE33242" w:rsidR="00C134E8" w:rsidRPr="00A017B4" w:rsidRDefault="00C134E8" w:rsidP="00C134E8">
                                  <w:pPr>
                                    <w:jc w:val="center"/>
                                    <w:rPr>
                                      <w:color w:val="000000"/>
                                      <w:sz w:val="16"/>
                                      <w:szCs w:val="16"/>
                                    </w:rPr>
                                  </w:pPr>
                                  <w:r w:rsidRPr="00A017B4">
                                    <w:rPr>
                                      <w:sz w:val="16"/>
                                      <w:szCs w:val="16"/>
                                    </w:rPr>
                                    <w:t>Njoy Ace</w:t>
                                  </w:r>
                                  <w:ins w:id="391" w:author="Edward Sazonov" w:date="2026-08-04T15:42:00Z" w16du:dateUtc="2026-08-04T20:42:00Z">
                                    <w:r w:rsidRPr="00A017B4">
                                      <w:rPr>
                                        <w:sz w:val="18"/>
                                        <w:szCs w:val="18"/>
                                        <w:vertAlign w:val="superscript"/>
                                      </w:rPr>
                                      <w:t>a</w:t>
                                    </w:r>
                                  </w:ins>
                                </w:p>
                              </w:tc>
                              <w:tc>
                                <w:tcPr>
                                  <w:tcW w:w="294" w:type="pct"/>
                                </w:tcPr>
                                <w:p w14:paraId="5ED7CFF3" w14:textId="77777777" w:rsidR="00C134E8" w:rsidRPr="00A017B4" w:rsidRDefault="00C134E8" w:rsidP="00C134E8">
                                  <w:pPr>
                                    <w:jc w:val="center"/>
                                    <w:rPr>
                                      <w:color w:val="000000"/>
                                      <w:sz w:val="16"/>
                                      <w:szCs w:val="16"/>
                                    </w:rPr>
                                  </w:pPr>
                                  <w:r w:rsidRPr="00A017B4">
                                    <w:rPr>
                                      <w:sz w:val="16"/>
                                      <w:szCs w:val="16"/>
                                    </w:rPr>
                                    <w:t>80</w:t>
                                  </w:r>
                                </w:p>
                              </w:tc>
                              <w:tc>
                                <w:tcPr>
                                  <w:tcW w:w="404" w:type="pct"/>
                                </w:tcPr>
                                <w:p w14:paraId="18517459"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07E9305C" w14:textId="77777777" w:rsidR="00C134E8" w:rsidRPr="00A017B4" w:rsidRDefault="00C134E8" w:rsidP="00C134E8">
                                  <w:pPr>
                                    <w:jc w:val="center"/>
                                    <w:rPr>
                                      <w:color w:val="000000"/>
                                      <w:sz w:val="16"/>
                                      <w:szCs w:val="16"/>
                                    </w:rPr>
                                  </w:pPr>
                                  <w:r w:rsidRPr="00A017B4">
                                    <w:rPr>
                                      <w:sz w:val="16"/>
                                      <w:szCs w:val="16"/>
                                    </w:rPr>
                                    <w:t>80</w:t>
                                  </w:r>
                                </w:p>
                              </w:tc>
                              <w:tc>
                                <w:tcPr>
                                  <w:tcW w:w="280" w:type="pct"/>
                                </w:tcPr>
                                <w:p w14:paraId="17F0EB7A" w14:textId="77777777" w:rsidR="00C134E8" w:rsidRPr="00A017B4" w:rsidRDefault="00C134E8" w:rsidP="00C134E8">
                                  <w:pPr>
                                    <w:jc w:val="center"/>
                                    <w:rPr>
                                      <w:color w:val="000000"/>
                                      <w:sz w:val="16"/>
                                      <w:szCs w:val="16"/>
                                    </w:rPr>
                                  </w:pPr>
                                  <w:r w:rsidRPr="00A017B4">
                                    <w:rPr>
                                      <w:sz w:val="16"/>
                                      <w:szCs w:val="16"/>
                                    </w:rPr>
                                    <w:t>80</w:t>
                                  </w:r>
                                </w:p>
                              </w:tc>
                              <w:tc>
                                <w:tcPr>
                                  <w:tcW w:w="234" w:type="pct"/>
                                </w:tcPr>
                                <w:p w14:paraId="108667B0"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0F447F8A"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51DD983D"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3D264476"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001D36B7" w14:textId="00A70C78" w:rsidR="00C134E8" w:rsidRPr="00A017B4" w:rsidRDefault="00C134E8" w:rsidP="00C134E8">
                                  <w:pPr>
                                    <w:jc w:val="center"/>
                                    <w:rPr>
                                      <w:color w:val="000000"/>
                                      <w:sz w:val="16"/>
                                      <w:szCs w:val="16"/>
                                    </w:rPr>
                                  </w:pPr>
                                  <w:ins w:id="392" w:author="Md Rafi Islam" w:date="2026-08-12T11:34:00Z" w16du:dateUtc="2026-08-12T16:34:00Z">
                                    <w:r>
                                      <w:rPr>
                                        <w:color w:val="000000"/>
                                        <w:sz w:val="16"/>
                                        <w:szCs w:val="16"/>
                                      </w:rPr>
                                      <w:t>0</w:t>
                                    </w:r>
                                  </w:ins>
                                  <w:del w:id="393" w:author="Md Rafi Islam" w:date="2026-08-12T11:34:00Z" w16du:dateUtc="2026-08-12T16:34:00Z">
                                    <w:r w:rsidRPr="00A017B4" w:rsidDel="00F8293A">
                                      <w:rPr>
                                        <w:color w:val="000000"/>
                                        <w:sz w:val="16"/>
                                        <w:szCs w:val="16"/>
                                      </w:rPr>
                                      <w:delText>0.00</w:delText>
                                    </w:r>
                                  </w:del>
                                </w:p>
                              </w:tc>
                              <w:tc>
                                <w:tcPr>
                                  <w:tcW w:w="616" w:type="pct"/>
                                </w:tcPr>
                                <w:p w14:paraId="7BC8C7C5" w14:textId="4E5041EB" w:rsidR="00C134E8" w:rsidRPr="00A017B4" w:rsidRDefault="00C134E8" w:rsidP="00C134E8">
                                  <w:pPr>
                                    <w:jc w:val="center"/>
                                    <w:rPr>
                                      <w:color w:val="000000"/>
                                      <w:sz w:val="16"/>
                                      <w:szCs w:val="16"/>
                                    </w:rPr>
                                  </w:pPr>
                                  <w:ins w:id="394" w:author="Md Rafi Islam" w:date="2026-08-12T11:34:00Z" w16du:dateUtc="2026-08-12T16:34:00Z">
                                    <w:r>
                                      <w:rPr>
                                        <w:sz w:val="16"/>
                                        <w:szCs w:val="16"/>
                                      </w:rPr>
                                      <w:t>18.90</w:t>
                                    </w:r>
                                  </w:ins>
                                  <w:del w:id="395" w:author="Md Rafi Islam" w:date="2026-08-12T11:34:00Z" w16du:dateUtc="2026-08-12T16:34:00Z">
                                    <w:r w:rsidRPr="00A017B4" w:rsidDel="00F8293A">
                                      <w:rPr>
                                        <w:sz w:val="16"/>
                                        <w:szCs w:val="16"/>
                                      </w:rPr>
                                      <w:delText>18.90</w:delText>
                                    </w:r>
                                  </w:del>
                                </w:p>
                              </w:tc>
                            </w:tr>
                            <w:tr w:rsidR="00C134E8" w:rsidRPr="00A017B4" w14:paraId="4A61F679" w14:textId="77777777" w:rsidTr="00C134E8">
                              <w:trPr>
                                <w:trHeight w:val="204"/>
                              </w:trPr>
                              <w:tc>
                                <w:tcPr>
                                  <w:tcW w:w="236" w:type="pct"/>
                                </w:tcPr>
                                <w:p w14:paraId="2B82D160"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4A72AFD" w14:textId="55B5E3F0" w:rsidR="00C134E8" w:rsidRPr="00A017B4" w:rsidRDefault="00C134E8" w:rsidP="00C134E8">
                                  <w:pPr>
                                    <w:jc w:val="center"/>
                                    <w:rPr>
                                      <w:color w:val="000000"/>
                                      <w:sz w:val="16"/>
                                      <w:szCs w:val="16"/>
                                    </w:rPr>
                                  </w:pPr>
                                  <w:r w:rsidRPr="00A017B4">
                                    <w:rPr>
                                      <w:sz w:val="16"/>
                                      <w:szCs w:val="16"/>
                                    </w:rPr>
                                    <w:t>Nord 2</w:t>
                                  </w:r>
                                  <w:ins w:id="396" w:author="Edward Sazonov" w:date="2026-08-04T15:42:00Z" w16du:dateUtc="2026-08-04T20:42:00Z">
                                    <w:r w:rsidRPr="00A017B4">
                                      <w:rPr>
                                        <w:sz w:val="18"/>
                                        <w:szCs w:val="18"/>
                                        <w:vertAlign w:val="superscript"/>
                                      </w:rPr>
                                      <w:t>a</w:t>
                                    </w:r>
                                  </w:ins>
                                  <w:ins w:id="397" w:author="Edward Sazonov" w:date="2026-08-04T15:43:00Z" w16du:dateUtc="2026-08-04T20:43:00Z">
                                    <w:r w:rsidRPr="00A017B4">
                                      <w:rPr>
                                        <w:sz w:val="18"/>
                                        <w:szCs w:val="18"/>
                                        <w:vertAlign w:val="superscript"/>
                                      </w:rPr>
                                      <w:t>,b</w:t>
                                    </w:r>
                                  </w:ins>
                                  <w:ins w:id="398" w:author="Edward Sazonov" w:date="2026-08-04T15:44:00Z" w16du:dateUtc="2026-08-04T20:44:00Z">
                                    <w:r>
                                      <w:rPr>
                                        <w:sz w:val="18"/>
                                        <w:szCs w:val="18"/>
                                        <w:vertAlign w:val="superscript"/>
                                      </w:rPr>
                                      <w:t>,d</w:t>
                                    </w:r>
                                  </w:ins>
                                </w:p>
                              </w:tc>
                              <w:tc>
                                <w:tcPr>
                                  <w:tcW w:w="294" w:type="pct"/>
                                </w:tcPr>
                                <w:p w14:paraId="2C2900F5" w14:textId="77777777" w:rsidR="00C134E8" w:rsidRPr="00A017B4" w:rsidRDefault="00C134E8" w:rsidP="00C134E8">
                                  <w:pPr>
                                    <w:jc w:val="center"/>
                                    <w:rPr>
                                      <w:color w:val="000000"/>
                                      <w:sz w:val="16"/>
                                      <w:szCs w:val="16"/>
                                    </w:rPr>
                                  </w:pPr>
                                  <w:r w:rsidRPr="00A017B4">
                                    <w:rPr>
                                      <w:sz w:val="16"/>
                                      <w:szCs w:val="16"/>
                                    </w:rPr>
                                    <w:t>30</w:t>
                                  </w:r>
                                </w:p>
                              </w:tc>
                              <w:tc>
                                <w:tcPr>
                                  <w:tcW w:w="404" w:type="pct"/>
                                </w:tcPr>
                                <w:p w14:paraId="3C1670B3"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43EE579F" w14:textId="77777777" w:rsidR="00C134E8" w:rsidRPr="00A017B4" w:rsidRDefault="00C134E8" w:rsidP="00C134E8">
                                  <w:pPr>
                                    <w:jc w:val="center"/>
                                    <w:rPr>
                                      <w:color w:val="000000"/>
                                      <w:sz w:val="16"/>
                                      <w:szCs w:val="16"/>
                                    </w:rPr>
                                  </w:pPr>
                                  <w:r w:rsidRPr="00A017B4">
                                    <w:rPr>
                                      <w:sz w:val="16"/>
                                      <w:szCs w:val="16"/>
                                    </w:rPr>
                                    <w:t>30</w:t>
                                  </w:r>
                                </w:p>
                              </w:tc>
                              <w:tc>
                                <w:tcPr>
                                  <w:tcW w:w="280" w:type="pct"/>
                                </w:tcPr>
                                <w:p w14:paraId="29A44B60" w14:textId="77777777" w:rsidR="00C134E8" w:rsidRPr="00A017B4" w:rsidRDefault="00C134E8" w:rsidP="00C134E8">
                                  <w:pPr>
                                    <w:jc w:val="center"/>
                                    <w:rPr>
                                      <w:color w:val="000000"/>
                                      <w:sz w:val="16"/>
                                      <w:szCs w:val="16"/>
                                    </w:rPr>
                                  </w:pPr>
                                  <w:r w:rsidRPr="00A017B4">
                                    <w:rPr>
                                      <w:sz w:val="16"/>
                                      <w:szCs w:val="16"/>
                                    </w:rPr>
                                    <w:t>30</w:t>
                                  </w:r>
                                </w:p>
                              </w:tc>
                              <w:tc>
                                <w:tcPr>
                                  <w:tcW w:w="234" w:type="pct"/>
                                </w:tcPr>
                                <w:p w14:paraId="1EEC68D6"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6E7E8DBD"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08108E1D"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7E28AB26"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793ACEFB" w14:textId="5B4BE12A" w:rsidR="00C134E8" w:rsidRPr="00A017B4" w:rsidRDefault="00C134E8" w:rsidP="00C134E8">
                                  <w:pPr>
                                    <w:jc w:val="center"/>
                                    <w:rPr>
                                      <w:color w:val="000000"/>
                                      <w:sz w:val="16"/>
                                      <w:szCs w:val="16"/>
                                    </w:rPr>
                                  </w:pPr>
                                  <w:ins w:id="399" w:author="Md Rafi Islam" w:date="2026-08-12T11:34:00Z" w16du:dateUtc="2026-08-12T16:34:00Z">
                                    <w:r w:rsidRPr="00A017B4">
                                      <w:rPr>
                                        <w:color w:val="000000"/>
                                        <w:sz w:val="16"/>
                                        <w:szCs w:val="16"/>
                                      </w:rPr>
                                      <w:t>0</w:t>
                                    </w:r>
                                  </w:ins>
                                  <w:del w:id="400" w:author="Md Rafi Islam" w:date="2026-08-12T11:34:00Z" w16du:dateUtc="2026-08-12T16:34:00Z">
                                    <w:r w:rsidRPr="00A017B4" w:rsidDel="00F8293A">
                                      <w:rPr>
                                        <w:color w:val="000000"/>
                                        <w:sz w:val="16"/>
                                        <w:szCs w:val="16"/>
                                      </w:rPr>
                                      <w:delText>0.00</w:delText>
                                    </w:r>
                                  </w:del>
                                </w:p>
                              </w:tc>
                              <w:tc>
                                <w:tcPr>
                                  <w:tcW w:w="616" w:type="pct"/>
                                </w:tcPr>
                                <w:p w14:paraId="60236EE3" w14:textId="5D0B158B" w:rsidR="00C134E8" w:rsidRPr="00A017B4" w:rsidRDefault="00C134E8" w:rsidP="00C134E8">
                                  <w:pPr>
                                    <w:jc w:val="center"/>
                                    <w:rPr>
                                      <w:color w:val="000000"/>
                                      <w:sz w:val="16"/>
                                      <w:szCs w:val="16"/>
                                    </w:rPr>
                                  </w:pPr>
                                  <w:ins w:id="401" w:author="Md Rafi Islam" w:date="2026-08-12T11:34:00Z" w16du:dateUtc="2026-08-12T16:34:00Z">
                                    <w:r w:rsidRPr="00A017B4">
                                      <w:rPr>
                                        <w:sz w:val="16"/>
                                        <w:szCs w:val="16"/>
                                      </w:rPr>
                                      <w:t>2.34</w:t>
                                    </w:r>
                                  </w:ins>
                                  <w:del w:id="402" w:author="Md Rafi Islam" w:date="2026-08-12T11:34:00Z" w16du:dateUtc="2026-08-12T16:34:00Z">
                                    <w:r w:rsidRPr="00A017B4" w:rsidDel="00F8293A">
                                      <w:rPr>
                                        <w:sz w:val="16"/>
                                        <w:szCs w:val="16"/>
                                      </w:rPr>
                                      <w:delText>2.34</w:delText>
                                    </w:r>
                                  </w:del>
                                </w:p>
                              </w:tc>
                            </w:tr>
                            <w:tr w:rsidR="00C134E8" w:rsidRPr="00A017B4" w14:paraId="50B59F67" w14:textId="77777777" w:rsidTr="00C134E8">
                              <w:trPr>
                                <w:trHeight w:val="204"/>
                              </w:trPr>
                              <w:tc>
                                <w:tcPr>
                                  <w:tcW w:w="236" w:type="pct"/>
                                </w:tcPr>
                                <w:p w14:paraId="2B394B0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0007242" w14:textId="77777777" w:rsidR="00C134E8" w:rsidRPr="00A017B4" w:rsidRDefault="00C134E8" w:rsidP="00C134E8">
                                  <w:pPr>
                                    <w:jc w:val="center"/>
                                    <w:rPr>
                                      <w:color w:val="000000"/>
                                      <w:sz w:val="16"/>
                                      <w:szCs w:val="16"/>
                                    </w:rPr>
                                  </w:pPr>
                                  <w:r w:rsidRPr="00A017B4">
                                    <w:rPr>
                                      <w:sz w:val="16"/>
                                      <w:szCs w:val="16"/>
                                    </w:rPr>
                                    <w:t>North 5000 Disposable</w:t>
                                  </w:r>
                                </w:p>
                              </w:tc>
                              <w:tc>
                                <w:tcPr>
                                  <w:tcW w:w="294" w:type="pct"/>
                                </w:tcPr>
                                <w:p w14:paraId="3C2C2D96" w14:textId="77777777" w:rsidR="00C134E8" w:rsidRPr="00A017B4" w:rsidRDefault="00C134E8" w:rsidP="00C134E8">
                                  <w:pPr>
                                    <w:jc w:val="center"/>
                                    <w:rPr>
                                      <w:color w:val="000000"/>
                                      <w:sz w:val="16"/>
                                      <w:szCs w:val="16"/>
                                    </w:rPr>
                                  </w:pPr>
                                  <w:r w:rsidRPr="00A017B4">
                                    <w:rPr>
                                      <w:sz w:val="16"/>
                                      <w:szCs w:val="16"/>
                                    </w:rPr>
                                    <w:t>240</w:t>
                                  </w:r>
                                </w:p>
                              </w:tc>
                              <w:tc>
                                <w:tcPr>
                                  <w:tcW w:w="404" w:type="pct"/>
                                </w:tcPr>
                                <w:p w14:paraId="05DDA4A5"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2301F68E" w14:textId="77777777" w:rsidR="00C134E8" w:rsidRPr="00A017B4" w:rsidRDefault="00C134E8" w:rsidP="00C134E8">
                                  <w:pPr>
                                    <w:jc w:val="center"/>
                                    <w:rPr>
                                      <w:color w:val="000000"/>
                                      <w:sz w:val="16"/>
                                      <w:szCs w:val="16"/>
                                    </w:rPr>
                                  </w:pPr>
                                  <w:r w:rsidRPr="00A017B4">
                                    <w:rPr>
                                      <w:sz w:val="16"/>
                                      <w:szCs w:val="16"/>
                                    </w:rPr>
                                    <w:t>240</w:t>
                                  </w:r>
                                </w:p>
                              </w:tc>
                              <w:tc>
                                <w:tcPr>
                                  <w:tcW w:w="280" w:type="pct"/>
                                </w:tcPr>
                                <w:p w14:paraId="1D5C6A4C" w14:textId="77777777" w:rsidR="00C134E8" w:rsidRPr="00A017B4" w:rsidRDefault="00C134E8" w:rsidP="00C134E8">
                                  <w:pPr>
                                    <w:jc w:val="center"/>
                                    <w:rPr>
                                      <w:sz w:val="16"/>
                                      <w:szCs w:val="16"/>
                                    </w:rPr>
                                  </w:pPr>
                                  <w:r w:rsidRPr="00A017B4">
                                    <w:rPr>
                                      <w:sz w:val="16"/>
                                      <w:szCs w:val="16"/>
                                    </w:rPr>
                                    <w:t>240</w:t>
                                  </w:r>
                                </w:p>
                              </w:tc>
                              <w:tc>
                                <w:tcPr>
                                  <w:tcW w:w="234" w:type="pct"/>
                                </w:tcPr>
                                <w:p w14:paraId="7D66AEBC" w14:textId="77777777" w:rsidR="00C134E8" w:rsidRPr="00A017B4" w:rsidRDefault="00C134E8" w:rsidP="00C134E8">
                                  <w:pPr>
                                    <w:jc w:val="center"/>
                                    <w:rPr>
                                      <w:sz w:val="16"/>
                                      <w:szCs w:val="16"/>
                                    </w:rPr>
                                  </w:pPr>
                                  <w:r w:rsidRPr="00A017B4">
                                    <w:rPr>
                                      <w:sz w:val="16"/>
                                      <w:szCs w:val="16"/>
                                    </w:rPr>
                                    <w:t>0</w:t>
                                  </w:r>
                                </w:p>
                              </w:tc>
                              <w:tc>
                                <w:tcPr>
                                  <w:tcW w:w="225" w:type="pct"/>
                                </w:tcPr>
                                <w:p w14:paraId="674A6D49"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2D4F87A0"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5F12D380"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7048AF30" w14:textId="5F808F57" w:rsidR="00C134E8" w:rsidRPr="00A017B4" w:rsidRDefault="00C134E8" w:rsidP="00C134E8">
                                  <w:pPr>
                                    <w:jc w:val="center"/>
                                    <w:rPr>
                                      <w:color w:val="000000"/>
                                      <w:sz w:val="16"/>
                                      <w:szCs w:val="16"/>
                                    </w:rPr>
                                  </w:pPr>
                                  <w:ins w:id="403" w:author="Md Rafi Islam" w:date="2026-08-12T11:34:00Z" w16du:dateUtc="2026-08-12T16:34:00Z">
                                    <w:r w:rsidRPr="0064524D">
                                      <w:rPr>
                                        <w:sz w:val="16"/>
                                        <w:szCs w:val="16"/>
                                      </w:rPr>
                                      <w:t>0</w:t>
                                    </w:r>
                                  </w:ins>
                                  <w:del w:id="404" w:author="Md Rafi Islam" w:date="2026-08-12T11:34:00Z" w16du:dateUtc="2026-08-12T16:34:00Z">
                                    <w:r w:rsidRPr="00A017B4" w:rsidDel="00F8293A">
                                      <w:rPr>
                                        <w:sz w:val="16"/>
                                        <w:szCs w:val="16"/>
                                      </w:rPr>
                                      <w:delText>0.00±0.00</w:delText>
                                    </w:r>
                                  </w:del>
                                </w:p>
                              </w:tc>
                              <w:tc>
                                <w:tcPr>
                                  <w:tcW w:w="616" w:type="pct"/>
                                </w:tcPr>
                                <w:p w14:paraId="2F75AE8A" w14:textId="650D7ECE" w:rsidR="00C134E8" w:rsidRPr="00A017B4" w:rsidRDefault="00C134E8" w:rsidP="00C134E8">
                                  <w:pPr>
                                    <w:jc w:val="center"/>
                                    <w:rPr>
                                      <w:color w:val="000000"/>
                                      <w:sz w:val="16"/>
                                      <w:szCs w:val="16"/>
                                    </w:rPr>
                                  </w:pPr>
                                  <w:ins w:id="405" w:author="Md Rafi Islam" w:date="2026-08-12T11:34:00Z" w16du:dateUtc="2026-08-12T16:34:00Z">
                                    <w:r>
                                      <w:rPr>
                                        <w:sz w:val="16"/>
                                        <w:szCs w:val="16"/>
                                      </w:rPr>
                                      <w:t>7.28</w:t>
                                    </w:r>
                                    <w:r w:rsidRPr="0064524D">
                                      <w:rPr>
                                        <w:sz w:val="16"/>
                                        <w:szCs w:val="16"/>
                                      </w:rPr>
                                      <w:t>±0.69</w:t>
                                    </w:r>
                                  </w:ins>
                                  <w:del w:id="406" w:author="Md Rafi Islam" w:date="2026-08-12T11:34:00Z" w16du:dateUtc="2026-08-12T16:34:00Z">
                                    <w:r w:rsidRPr="00A017B4" w:rsidDel="00F8293A">
                                      <w:rPr>
                                        <w:sz w:val="16"/>
                                        <w:szCs w:val="16"/>
                                      </w:rPr>
                                      <w:delText>7.28±0.69</w:delText>
                                    </w:r>
                                  </w:del>
                                </w:p>
                              </w:tc>
                            </w:tr>
                            <w:tr w:rsidR="00C134E8" w:rsidRPr="00A017B4" w14:paraId="3F2292F6" w14:textId="77777777" w:rsidTr="00C134E8">
                              <w:trPr>
                                <w:trHeight w:val="204"/>
                              </w:trPr>
                              <w:tc>
                                <w:tcPr>
                                  <w:tcW w:w="236" w:type="pct"/>
                                </w:tcPr>
                                <w:p w14:paraId="62B0FFE4"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B55C6FD" w14:textId="77777777" w:rsidR="00C134E8" w:rsidRPr="00A017B4" w:rsidRDefault="00C134E8" w:rsidP="00C134E8">
                                  <w:pPr>
                                    <w:jc w:val="center"/>
                                    <w:rPr>
                                      <w:color w:val="000000"/>
                                      <w:sz w:val="16"/>
                                      <w:szCs w:val="16"/>
                                    </w:rPr>
                                  </w:pPr>
                                  <w:r w:rsidRPr="00A017B4">
                                    <w:rPr>
                                      <w:sz w:val="16"/>
                                      <w:szCs w:val="16"/>
                                    </w:rPr>
                                    <w:t>Offstamp SW 9000*</w:t>
                                  </w:r>
                                </w:p>
                              </w:tc>
                              <w:tc>
                                <w:tcPr>
                                  <w:tcW w:w="294" w:type="pct"/>
                                </w:tcPr>
                                <w:p w14:paraId="64BFA6BC" w14:textId="77777777" w:rsidR="00C134E8" w:rsidRPr="00A017B4" w:rsidRDefault="00C134E8" w:rsidP="00C134E8">
                                  <w:pPr>
                                    <w:jc w:val="center"/>
                                    <w:rPr>
                                      <w:color w:val="000000"/>
                                      <w:sz w:val="16"/>
                                      <w:szCs w:val="16"/>
                                    </w:rPr>
                                  </w:pPr>
                                  <w:r w:rsidRPr="00A017B4">
                                    <w:rPr>
                                      <w:sz w:val="16"/>
                                      <w:szCs w:val="16"/>
                                    </w:rPr>
                                    <w:t>600</w:t>
                                  </w:r>
                                </w:p>
                              </w:tc>
                              <w:tc>
                                <w:tcPr>
                                  <w:tcW w:w="404" w:type="pct"/>
                                </w:tcPr>
                                <w:p w14:paraId="276C576F" w14:textId="77777777" w:rsidR="00C134E8" w:rsidRPr="00A017B4" w:rsidRDefault="00C134E8" w:rsidP="00C134E8">
                                  <w:pPr>
                                    <w:jc w:val="center"/>
                                    <w:rPr>
                                      <w:color w:val="000000"/>
                                      <w:sz w:val="16"/>
                                      <w:szCs w:val="16"/>
                                    </w:rPr>
                                  </w:pPr>
                                  <w:r w:rsidRPr="00A017B4">
                                    <w:rPr>
                                      <w:sz w:val="16"/>
                                      <w:szCs w:val="16"/>
                                    </w:rPr>
                                    <w:t>15</w:t>
                                  </w:r>
                                </w:p>
                              </w:tc>
                              <w:tc>
                                <w:tcPr>
                                  <w:tcW w:w="402" w:type="pct"/>
                                </w:tcPr>
                                <w:p w14:paraId="02630EB3" w14:textId="77777777" w:rsidR="00C134E8" w:rsidRPr="00A017B4" w:rsidRDefault="00C134E8" w:rsidP="00C134E8">
                                  <w:pPr>
                                    <w:jc w:val="center"/>
                                    <w:rPr>
                                      <w:color w:val="000000"/>
                                      <w:sz w:val="16"/>
                                      <w:szCs w:val="16"/>
                                    </w:rPr>
                                  </w:pPr>
                                  <w:r w:rsidRPr="00A017B4">
                                    <w:rPr>
                                      <w:sz w:val="16"/>
                                      <w:szCs w:val="16"/>
                                    </w:rPr>
                                    <w:t>604</w:t>
                                  </w:r>
                                </w:p>
                              </w:tc>
                              <w:tc>
                                <w:tcPr>
                                  <w:tcW w:w="280" w:type="pct"/>
                                </w:tcPr>
                                <w:p w14:paraId="2D37A68C" w14:textId="77777777" w:rsidR="00C134E8" w:rsidRPr="00A017B4" w:rsidRDefault="00C134E8" w:rsidP="00C134E8">
                                  <w:pPr>
                                    <w:jc w:val="center"/>
                                    <w:rPr>
                                      <w:sz w:val="16"/>
                                      <w:szCs w:val="16"/>
                                    </w:rPr>
                                  </w:pPr>
                                  <w:r w:rsidRPr="00A017B4">
                                    <w:rPr>
                                      <w:sz w:val="16"/>
                                      <w:szCs w:val="16"/>
                                    </w:rPr>
                                    <w:t>600</w:t>
                                  </w:r>
                                </w:p>
                              </w:tc>
                              <w:tc>
                                <w:tcPr>
                                  <w:tcW w:w="234" w:type="pct"/>
                                </w:tcPr>
                                <w:p w14:paraId="4AFD0135" w14:textId="77777777" w:rsidR="00C134E8" w:rsidRPr="00A017B4" w:rsidRDefault="00C134E8" w:rsidP="00C134E8">
                                  <w:pPr>
                                    <w:jc w:val="center"/>
                                    <w:rPr>
                                      <w:sz w:val="16"/>
                                      <w:szCs w:val="16"/>
                                    </w:rPr>
                                  </w:pPr>
                                  <w:r w:rsidRPr="00A017B4">
                                    <w:rPr>
                                      <w:sz w:val="16"/>
                                      <w:szCs w:val="16"/>
                                    </w:rPr>
                                    <w:t>4</w:t>
                                  </w:r>
                                </w:p>
                              </w:tc>
                              <w:tc>
                                <w:tcPr>
                                  <w:tcW w:w="225" w:type="pct"/>
                                </w:tcPr>
                                <w:p w14:paraId="67242F82"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23F8596" w14:textId="77777777" w:rsidR="00C134E8" w:rsidRPr="00A017B4" w:rsidRDefault="00C134E8" w:rsidP="00C134E8">
                                  <w:pPr>
                                    <w:jc w:val="center"/>
                                    <w:rPr>
                                      <w:color w:val="000000"/>
                                      <w:sz w:val="16"/>
                                      <w:szCs w:val="16"/>
                                    </w:rPr>
                                  </w:pPr>
                                  <w:r w:rsidRPr="00A017B4">
                                    <w:rPr>
                                      <w:sz w:val="16"/>
                                      <w:szCs w:val="16"/>
                                    </w:rPr>
                                    <w:t>0.99±0.009</w:t>
                                  </w:r>
                                </w:p>
                              </w:tc>
                              <w:tc>
                                <w:tcPr>
                                  <w:tcW w:w="528" w:type="pct"/>
                                </w:tcPr>
                                <w:p w14:paraId="09F4B2E6"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0B7FC825" w14:textId="481037D8" w:rsidR="00C134E8" w:rsidRPr="00A017B4" w:rsidRDefault="00C134E8" w:rsidP="00C134E8">
                                  <w:pPr>
                                    <w:jc w:val="center"/>
                                    <w:rPr>
                                      <w:color w:val="000000"/>
                                      <w:sz w:val="16"/>
                                      <w:szCs w:val="16"/>
                                    </w:rPr>
                                  </w:pPr>
                                  <w:ins w:id="407" w:author="Md Rafi Islam" w:date="2026-08-12T11:34:00Z" w16du:dateUtc="2026-08-12T16:34:00Z">
                                    <w:r w:rsidRPr="0064524D">
                                      <w:rPr>
                                        <w:sz w:val="16"/>
                                        <w:szCs w:val="16"/>
                                      </w:rPr>
                                      <w:t>0.67±0.82</w:t>
                                    </w:r>
                                  </w:ins>
                                  <w:del w:id="408" w:author="Md Rafi Islam" w:date="2026-08-12T11:34:00Z" w16du:dateUtc="2026-08-12T16:34:00Z">
                                    <w:r w:rsidRPr="00A017B4" w:rsidDel="00F8293A">
                                      <w:rPr>
                                        <w:sz w:val="16"/>
                                        <w:szCs w:val="16"/>
                                      </w:rPr>
                                      <w:delText>0.67±0.82</w:delText>
                                    </w:r>
                                  </w:del>
                                </w:p>
                              </w:tc>
                              <w:tc>
                                <w:tcPr>
                                  <w:tcW w:w="616" w:type="pct"/>
                                </w:tcPr>
                                <w:p w14:paraId="402DFBD3" w14:textId="49D290DA" w:rsidR="00C134E8" w:rsidRPr="00A017B4" w:rsidRDefault="00C134E8" w:rsidP="00C134E8">
                                  <w:pPr>
                                    <w:jc w:val="center"/>
                                    <w:rPr>
                                      <w:color w:val="000000"/>
                                      <w:sz w:val="16"/>
                                      <w:szCs w:val="16"/>
                                    </w:rPr>
                                  </w:pPr>
                                  <w:ins w:id="409" w:author="Md Rafi Islam" w:date="2026-08-12T11:34:00Z" w16du:dateUtc="2026-08-12T16:34:00Z">
                                    <w:r>
                                      <w:rPr>
                                        <w:sz w:val="16"/>
                                        <w:szCs w:val="16"/>
                                      </w:rPr>
                                      <w:t>8.47</w:t>
                                    </w:r>
                                    <w:r w:rsidRPr="0064524D">
                                      <w:rPr>
                                        <w:sz w:val="16"/>
                                        <w:szCs w:val="16"/>
                                      </w:rPr>
                                      <w:t>±0.91</w:t>
                                    </w:r>
                                  </w:ins>
                                  <w:del w:id="410" w:author="Md Rafi Islam" w:date="2026-08-12T11:34:00Z" w16du:dateUtc="2026-08-12T16:34:00Z">
                                    <w:r w:rsidRPr="00A017B4" w:rsidDel="00F8293A">
                                      <w:rPr>
                                        <w:sz w:val="16"/>
                                        <w:szCs w:val="16"/>
                                      </w:rPr>
                                      <w:delText>8.47±0.91</w:delText>
                                    </w:r>
                                  </w:del>
                                </w:p>
                              </w:tc>
                            </w:tr>
                            <w:tr w:rsidR="00C134E8" w:rsidRPr="00A017B4" w14:paraId="14E86746" w14:textId="77777777" w:rsidTr="00C134E8">
                              <w:trPr>
                                <w:trHeight w:val="204"/>
                              </w:trPr>
                              <w:tc>
                                <w:tcPr>
                                  <w:tcW w:w="236" w:type="pct"/>
                                </w:tcPr>
                                <w:p w14:paraId="2C6CC1E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6356BEC3" w14:textId="77777777" w:rsidR="00C134E8" w:rsidRPr="00A017B4" w:rsidRDefault="00C134E8" w:rsidP="00C134E8">
                                  <w:pPr>
                                    <w:jc w:val="center"/>
                                    <w:rPr>
                                      <w:color w:val="000000"/>
                                      <w:sz w:val="16"/>
                                      <w:szCs w:val="16"/>
                                    </w:rPr>
                                  </w:pPr>
                                  <w:r w:rsidRPr="00A017B4">
                                    <w:rPr>
                                      <w:sz w:val="16"/>
                                      <w:szCs w:val="16"/>
                                    </w:rPr>
                                    <w:t>Offstamp X cube*</w:t>
                                  </w:r>
                                </w:p>
                              </w:tc>
                              <w:tc>
                                <w:tcPr>
                                  <w:tcW w:w="294" w:type="pct"/>
                                </w:tcPr>
                                <w:p w14:paraId="11E11982" w14:textId="77777777" w:rsidR="00C134E8" w:rsidRPr="00A017B4" w:rsidRDefault="00C134E8" w:rsidP="00C134E8">
                                  <w:pPr>
                                    <w:jc w:val="center"/>
                                    <w:rPr>
                                      <w:color w:val="000000"/>
                                      <w:sz w:val="16"/>
                                      <w:szCs w:val="16"/>
                                    </w:rPr>
                                  </w:pPr>
                                  <w:r w:rsidRPr="00A017B4">
                                    <w:rPr>
                                      <w:sz w:val="16"/>
                                      <w:szCs w:val="16"/>
                                    </w:rPr>
                                    <w:t>330</w:t>
                                  </w:r>
                                </w:p>
                              </w:tc>
                              <w:tc>
                                <w:tcPr>
                                  <w:tcW w:w="404" w:type="pct"/>
                                </w:tcPr>
                                <w:p w14:paraId="039C3B77"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1BA1F04A" w14:textId="77777777" w:rsidR="00C134E8" w:rsidRPr="00A017B4" w:rsidRDefault="00C134E8" w:rsidP="00C134E8">
                                  <w:pPr>
                                    <w:jc w:val="center"/>
                                    <w:rPr>
                                      <w:color w:val="000000"/>
                                      <w:sz w:val="16"/>
                                      <w:szCs w:val="16"/>
                                    </w:rPr>
                                  </w:pPr>
                                  <w:r w:rsidRPr="00A017B4">
                                    <w:rPr>
                                      <w:sz w:val="16"/>
                                      <w:szCs w:val="16"/>
                                    </w:rPr>
                                    <w:t>293</w:t>
                                  </w:r>
                                </w:p>
                              </w:tc>
                              <w:tc>
                                <w:tcPr>
                                  <w:tcW w:w="280" w:type="pct"/>
                                </w:tcPr>
                                <w:p w14:paraId="2E8C193B" w14:textId="77777777" w:rsidR="00C134E8" w:rsidRPr="00A017B4" w:rsidRDefault="00C134E8" w:rsidP="00C134E8">
                                  <w:pPr>
                                    <w:jc w:val="center"/>
                                    <w:rPr>
                                      <w:sz w:val="16"/>
                                      <w:szCs w:val="16"/>
                                    </w:rPr>
                                  </w:pPr>
                                  <w:r w:rsidRPr="00A017B4">
                                    <w:rPr>
                                      <w:sz w:val="16"/>
                                      <w:szCs w:val="16"/>
                                    </w:rPr>
                                    <w:t>293</w:t>
                                  </w:r>
                                </w:p>
                              </w:tc>
                              <w:tc>
                                <w:tcPr>
                                  <w:tcW w:w="234" w:type="pct"/>
                                </w:tcPr>
                                <w:p w14:paraId="4FB0B7D0" w14:textId="77777777" w:rsidR="00C134E8" w:rsidRPr="00A017B4" w:rsidRDefault="00C134E8" w:rsidP="00C134E8">
                                  <w:pPr>
                                    <w:jc w:val="center"/>
                                    <w:rPr>
                                      <w:sz w:val="16"/>
                                      <w:szCs w:val="16"/>
                                    </w:rPr>
                                  </w:pPr>
                                  <w:r w:rsidRPr="00A017B4">
                                    <w:rPr>
                                      <w:sz w:val="16"/>
                                      <w:szCs w:val="16"/>
                                    </w:rPr>
                                    <w:t>0</w:t>
                                  </w:r>
                                </w:p>
                              </w:tc>
                              <w:tc>
                                <w:tcPr>
                                  <w:tcW w:w="225" w:type="pct"/>
                                </w:tcPr>
                                <w:p w14:paraId="49887610" w14:textId="77777777" w:rsidR="00C134E8" w:rsidRPr="00A017B4" w:rsidRDefault="00C134E8" w:rsidP="00C134E8">
                                  <w:pPr>
                                    <w:jc w:val="center"/>
                                    <w:rPr>
                                      <w:color w:val="000000"/>
                                      <w:sz w:val="16"/>
                                      <w:szCs w:val="16"/>
                                    </w:rPr>
                                  </w:pPr>
                                  <w:r w:rsidRPr="00A017B4">
                                    <w:rPr>
                                      <w:sz w:val="16"/>
                                      <w:szCs w:val="16"/>
                                    </w:rPr>
                                    <w:t>37</w:t>
                                  </w:r>
                                </w:p>
                              </w:tc>
                              <w:tc>
                                <w:tcPr>
                                  <w:tcW w:w="528" w:type="pct"/>
                                </w:tcPr>
                                <w:p w14:paraId="132612F1"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36B153D6" w14:textId="0A78E36A" w:rsidR="00C134E8" w:rsidRPr="00A017B4" w:rsidRDefault="00C134E8" w:rsidP="00C134E8">
                                  <w:pPr>
                                    <w:jc w:val="center"/>
                                    <w:rPr>
                                      <w:color w:val="000000"/>
                                      <w:sz w:val="16"/>
                                      <w:szCs w:val="16"/>
                                    </w:rPr>
                                  </w:pPr>
                                  <w:r w:rsidRPr="00A017B4">
                                    <w:rPr>
                                      <w:sz w:val="16"/>
                                      <w:szCs w:val="16"/>
                                    </w:rPr>
                                    <w:t>0.</w:t>
                                  </w:r>
                                  <w:ins w:id="411" w:author="Md Rafi Islam" w:date="2026-08-12T12:40:00Z" w16du:dateUtc="2026-08-12T17:40:00Z">
                                    <w:r w:rsidR="009E312F">
                                      <w:rPr>
                                        <w:sz w:val="16"/>
                                        <w:szCs w:val="16"/>
                                      </w:rPr>
                                      <w:t>89</w:t>
                                    </w:r>
                                  </w:ins>
                                  <w:del w:id="412" w:author="Md Rafi Islam" w:date="2026-08-12T12:40:00Z" w16du:dateUtc="2026-08-12T17:40:00Z">
                                    <w:r w:rsidRPr="00A017B4" w:rsidDel="009E312F">
                                      <w:rPr>
                                        <w:sz w:val="16"/>
                                        <w:szCs w:val="16"/>
                                      </w:rPr>
                                      <w:delText>9</w:delText>
                                    </w:r>
                                  </w:del>
                                  <w:r w:rsidRPr="00A017B4">
                                    <w:rPr>
                                      <w:sz w:val="16"/>
                                      <w:szCs w:val="16"/>
                                    </w:rPr>
                                    <w:t>±0.09</w:t>
                                  </w:r>
                                  <w:ins w:id="413" w:author="Md Rafi Islam" w:date="2026-08-12T12:40:00Z" w16du:dateUtc="2026-08-12T17:40:00Z">
                                    <w:r w:rsidR="009E312F">
                                      <w:rPr>
                                        <w:sz w:val="16"/>
                                        <w:szCs w:val="16"/>
                                      </w:rPr>
                                      <w:t>0</w:t>
                                    </w:r>
                                  </w:ins>
                                  <w:del w:id="414" w:author="Md Rafi Islam" w:date="2026-08-12T12:40:00Z" w16du:dateUtc="2026-08-12T17:40:00Z">
                                    <w:r w:rsidRPr="00A017B4" w:rsidDel="009E312F">
                                      <w:rPr>
                                        <w:sz w:val="16"/>
                                        <w:szCs w:val="16"/>
                                      </w:rPr>
                                      <w:delText>8</w:delText>
                                    </w:r>
                                  </w:del>
                                </w:p>
                              </w:tc>
                              <w:tc>
                                <w:tcPr>
                                  <w:tcW w:w="574" w:type="pct"/>
                                </w:tcPr>
                                <w:p w14:paraId="4BE9F9A1" w14:textId="14E1E400" w:rsidR="00C134E8" w:rsidRPr="00A017B4" w:rsidRDefault="00C134E8" w:rsidP="00C134E8">
                                  <w:pPr>
                                    <w:jc w:val="center"/>
                                    <w:rPr>
                                      <w:color w:val="000000"/>
                                      <w:sz w:val="16"/>
                                      <w:szCs w:val="16"/>
                                    </w:rPr>
                                  </w:pPr>
                                  <w:ins w:id="415" w:author="Md Rafi Islam" w:date="2026-08-12T11:34:00Z" w16du:dateUtc="2026-08-12T16:34:00Z">
                                    <w:r w:rsidRPr="003B7C3A">
                                      <w:rPr>
                                        <w:sz w:val="16"/>
                                        <w:szCs w:val="16"/>
                                      </w:rPr>
                                      <w:t>1</w:t>
                                    </w:r>
                                    <w:r>
                                      <w:rPr>
                                        <w:sz w:val="16"/>
                                        <w:szCs w:val="16"/>
                                      </w:rPr>
                                      <w:t>1.21</w:t>
                                    </w:r>
                                    <w:r w:rsidRPr="003B7C3A">
                                      <w:rPr>
                                        <w:sz w:val="16"/>
                                        <w:szCs w:val="16"/>
                                      </w:rPr>
                                      <w:t>±</w:t>
                                    </w:r>
                                    <w:r>
                                      <w:rPr>
                                        <w:sz w:val="16"/>
                                        <w:szCs w:val="16"/>
                                      </w:rPr>
                                      <w:t>8.99</w:t>
                                    </w:r>
                                  </w:ins>
                                  <w:del w:id="416" w:author="Md Rafi Islam" w:date="2026-08-12T11:34:00Z" w16du:dateUtc="2026-08-12T16:34:00Z">
                                    <w:r w:rsidRPr="00A017B4" w:rsidDel="00F8293A">
                                      <w:rPr>
                                        <w:sz w:val="16"/>
                                        <w:szCs w:val="16"/>
                                      </w:rPr>
                                      <w:delText>10±9.83</w:delText>
                                    </w:r>
                                  </w:del>
                                </w:p>
                              </w:tc>
                              <w:tc>
                                <w:tcPr>
                                  <w:tcW w:w="616" w:type="pct"/>
                                </w:tcPr>
                                <w:p w14:paraId="6A1A7ADD" w14:textId="17D02710" w:rsidR="00C134E8" w:rsidRPr="00A017B4" w:rsidRDefault="00C134E8" w:rsidP="00C134E8">
                                  <w:pPr>
                                    <w:jc w:val="center"/>
                                    <w:rPr>
                                      <w:color w:val="000000"/>
                                      <w:sz w:val="16"/>
                                      <w:szCs w:val="16"/>
                                    </w:rPr>
                                  </w:pPr>
                                  <w:ins w:id="417" w:author="Md Rafi Islam" w:date="2026-08-12T11:34:00Z" w16du:dateUtc="2026-08-12T16:34:00Z">
                                    <w:r w:rsidRPr="003B7C3A">
                                      <w:rPr>
                                        <w:sz w:val="16"/>
                                        <w:szCs w:val="16"/>
                                      </w:rPr>
                                      <w:t>1</w:t>
                                    </w:r>
                                    <w:r>
                                      <w:rPr>
                                        <w:sz w:val="16"/>
                                        <w:szCs w:val="16"/>
                                      </w:rPr>
                                      <w:t>4.66</w:t>
                                    </w:r>
                                    <w:r w:rsidRPr="003B7C3A">
                                      <w:rPr>
                                        <w:sz w:val="16"/>
                                        <w:szCs w:val="16"/>
                                      </w:rPr>
                                      <w:t>±7.9</w:t>
                                    </w:r>
                                    <w:r>
                                      <w:rPr>
                                        <w:sz w:val="16"/>
                                        <w:szCs w:val="16"/>
                                      </w:rPr>
                                      <w:t>1</w:t>
                                    </w:r>
                                  </w:ins>
                                  <w:del w:id="418" w:author="Md Rafi Islam" w:date="2026-08-12T11:34:00Z" w16du:dateUtc="2026-08-12T16:34:00Z">
                                    <w:r w:rsidRPr="00A017B4" w:rsidDel="00F8293A">
                                      <w:rPr>
                                        <w:sz w:val="16"/>
                                        <w:szCs w:val="16"/>
                                      </w:rPr>
                                      <w:delText>13±7.96</w:delText>
                                    </w:r>
                                  </w:del>
                                </w:p>
                              </w:tc>
                            </w:tr>
                            <w:tr w:rsidR="00C134E8" w:rsidRPr="00A017B4" w14:paraId="5BDADC0E" w14:textId="77777777" w:rsidTr="00C134E8">
                              <w:trPr>
                                <w:trHeight w:val="204"/>
                              </w:trPr>
                              <w:tc>
                                <w:tcPr>
                                  <w:tcW w:w="236" w:type="pct"/>
                                </w:tcPr>
                                <w:p w14:paraId="32CEACFD"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DCF4778" w14:textId="77777777" w:rsidR="00C134E8" w:rsidRPr="00A017B4" w:rsidRDefault="00C134E8" w:rsidP="00C134E8">
                                  <w:pPr>
                                    <w:jc w:val="center"/>
                                    <w:rPr>
                                      <w:color w:val="000000"/>
                                      <w:sz w:val="16"/>
                                      <w:szCs w:val="16"/>
                                    </w:rPr>
                                  </w:pPr>
                                  <w:r w:rsidRPr="00A017B4">
                                    <w:rPr>
                                      <w:sz w:val="16"/>
                                      <w:szCs w:val="16"/>
                                    </w:rPr>
                                    <w:t>RAZ DC25000*</w:t>
                                  </w:r>
                                </w:p>
                              </w:tc>
                              <w:tc>
                                <w:tcPr>
                                  <w:tcW w:w="294" w:type="pct"/>
                                </w:tcPr>
                                <w:p w14:paraId="53F58D1A" w14:textId="77777777" w:rsidR="00C134E8" w:rsidRPr="00A017B4" w:rsidRDefault="00C134E8" w:rsidP="00C134E8">
                                  <w:pPr>
                                    <w:jc w:val="center"/>
                                    <w:rPr>
                                      <w:color w:val="000000"/>
                                      <w:sz w:val="16"/>
                                      <w:szCs w:val="16"/>
                                    </w:rPr>
                                  </w:pPr>
                                  <w:r w:rsidRPr="00A017B4">
                                    <w:rPr>
                                      <w:sz w:val="16"/>
                                      <w:szCs w:val="16"/>
                                    </w:rPr>
                                    <w:t>502</w:t>
                                  </w:r>
                                </w:p>
                              </w:tc>
                              <w:tc>
                                <w:tcPr>
                                  <w:tcW w:w="404" w:type="pct"/>
                                </w:tcPr>
                                <w:p w14:paraId="0E32F55E"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53FBBF3C" w14:textId="77777777" w:rsidR="00C134E8" w:rsidRPr="00A017B4" w:rsidRDefault="00C134E8" w:rsidP="00C134E8">
                                  <w:pPr>
                                    <w:jc w:val="center"/>
                                    <w:rPr>
                                      <w:color w:val="000000"/>
                                      <w:sz w:val="16"/>
                                      <w:szCs w:val="16"/>
                                    </w:rPr>
                                  </w:pPr>
                                  <w:r w:rsidRPr="00A017B4">
                                    <w:rPr>
                                      <w:sz w:val="16"/>
                                      <w:szCs w:val="16"/>
                                    </w:rPr>
                                    <w:t>497</w:t>
                                  </w:r>
                                </w:p>
                              </w:tc>
                              <w:tc>
                                <w:tcPr>
                                  <w:tcW w:w="280" w:type="pct"/>
                                </w:tcPr>
                                <w:p w14:paraId="7BE44173" w14:textId="77777777" w:rsidR="00C134E8" w:rsidRPr="00A017B4" w:rsidRDefault="00C134E8" w:rsidP="00C134E8">
                                  <w:pPr>
                                    <w:jc w:val="center"/>
                                    <w:rPr>
                                      <w:sz w:val="16"/>
                                      <w:szCs w:val="16"/>
                                    </w:rPr>
                                  </w:pPr>
                                  <w:r w:rsidRPr="00A017B4">
                                    <w:rPr>
                                      <w:sz w:val="16"/>
                                      <w:szCs w:val="16"/>
                                    </w:rPr>
                                    <w:t>496</w:t>
                                  </w:r>
                                </w:p>
                              </w:tc>
                              <w:tc>
                                <w:tcPr>
                                  <w:tcW w:w="234" w:type="pct"/>
                                </w:tcPr>
                                <w:p w14:paraId="7EAFE51D" w14:textId="77777777" w:rsidR="00C134E8" w:rsidRPr="00A017B4" w:rsidRDefault="00C134E8" w:rsidP="00C134E8">
                                  <w:pPr>
                                    <w:jc w:val="center"/>
                                    <w:rPr>
                                      <w:sz w:val="16"/>
                                      <w:szCs w:val="16"/>
                                    </w:rPr>
                                  </w:pPr>
                                  <w:r w:rsidRPr="00A017B4">
                                    <w:rPr>
                                      <w:sz w:val="16"/>
                                      <w:szCs w:val="16"/>
                                    </w:rPr>
                                    <w:t>1</w:t>
                                  </w:r>
                                </w:p>
                              </w:tc>
                              <w:tc>
                                <w:tcPr>
                                  <w:tcW w:w="225" w:type="pct"/>
                                </w:tcPr>
                                <w:p w14:paraId="3CF591FB" w14:textId="77777777" w:rsidR="00C134E8" w:rsidRPr="00A017B4" w:rsidRDefault="00C134E8" w:rsidP="00C134E8">
                                  <w:pPr>
                                    <w:jc w:val="center"/>
                                    <w:rPr>
                                      <w:color w:val="000000"/>
                                      <w:sz w:val="16"/>
                                      <w:szCs w:val="16"/>
                                    </w:rPr>
                                  </w:pPr>
                                  <w:r w:rsidRPr="00A017B4">
                                    <w:rPr>
                                      <w:sz w:val="16"/>
                                      <w:szCs w:val="16"/>
                                    </w:rPr>
                                    <w:t>6</w:t>
                                  </w:r>
                                </w:p>
                              </w:tc>
                              <w:tc>
                                <w:tcPr>
                                  <w:tcW w:w="528" w:type="pct"/>
                                </w:tcPr>
                                <w:p w14:paraId="33EE1B2F" w14:textId="46913463" w:rsidR="00C134E8" w:rsidRPr="00A017B4" w:rsidRDefault="00C134E8" w:rsidP="00C134E8">
                                  <w:pPr>
                                    <w:jc w:val="center"/>
                                    <w:rPr>
                                      <w:color w:val="000000"/>
                                      <w:sz w:val="16"/>
                                      <w:szCs w:val="16"/>
                                    </w:rPr>
                                  </w:pPr>
                                  <w:r w:rsidRPr="00A017B4">
                                    <w:rPr>
                                      <w:sz w:val="16"/>
                                      <w:szCs w:val="16"/>
                                    </w:rPr>
                                    <w:t>0.99±0.00</w:t>
                                  </w:r>
                                  <w:ins w:id="419" w:author="Md Rafi Islam" w:date="2026-08-12T12:41:00Z" w16du:dateUtc="2026-08-12T17:41:00Z">
                                    <w:r w:rsidR="009E312F">
                                      <w:rPr>
                                        <w:sz w:val="16"/>
                                        <w:szCs w:val="16"/>
                                      </w:rPr>
                                      <w:t>5</w:t>
                                    </w:r>
                                  </w:ins>
                                  <w:del w:id="420" w:author="Md Rafi Islam" w:date="2026-08-12T12:41:00Z" w16du:dateUtc="2026-08-12T17:41:00Z">
                                    <w:r w:rsidRPr="00A017B4" w:rsidDel="009E312F">
                                      <w:rPr>
                                        <w:sz w:val="16"/>
                                        <w:szCs w:val="16"/>
                                      </w:rPr>
                                      <w:delText>4</w:delText>
                                    </w:r>
                                  </w:del>
                                </w:p>
                              </w:tc>
                              <w:tc>
                                <w:tcPr>
                                  <w:tcW w:w="528" w:type="pct"/>
                                </w:tcPr>
                                <w:p w14:paraId="50959B1C" w14:textId="0AC59DE3" w:rsidR="00C134E8" w:rsidRPr="00A017B4" w:rsidRDefault="00C134E8" w:rsidP="00C134E8">
                                  <w:pPr>
                                    <w:jc w:val="center"/>
                                    <w:rPr>
                                      <w:color w:val="000000"/>
                                      <w:sz w:val="16"/>
                                      <w:szCs w:val="16"/>
                                    </w:rPr>
                                  </w:pPr>
                                  <w:r w:rsidRPr="00A017B4">
                                    <w:rPr>
                                      <w:sz w:val="16"/>
                                      <w:szCs w:val="16"/>
                                    </w:rPr>
                                    <w:t>0.98±0.02</w:t>
                                  </w:r>
                                  <w:ins w:id="421" w:author="Md Rafi Islam" w:date="2026-08-12T12:41:00Z" w16du:dateUtc="2026-08-12T17:41:00Z">
                                    <w:r w:rsidR="009E312F">
                                      <w:rPr>
                                        <w:sz w:val="16"/>
                                        <w:szCs w:val="16"/>
                                      </w:rPr>
                                      <w:t>4</w:t>
                                    </w:r>
                                  </w:ins>
                                  <w:del w:id="422" w:author="Md Rafi Islam" w:date="2026-08-12T12:41:00Z" w16du:dateUtc="2026-08-12T17:41:00Z">
                                    <w:r w:rsidRPr="00A017B4" w:rsidDel="009E312F">
                                      <w:rPr>
                                        <w:sz w:val="16"/>
                                        <w:szCs w:val="16"/>
                                      </w:rPr>
                                      <w:delText>2</w:delText>
                                    </w:r>
                                  </w:del>
                                </w:p>
                              </w:tc>
                              <w:tc>
                                <w:tcPr>
                                  <w:tcW w:w="574" w:type="pct"/>
                                </w:tcPr>
                                <w:p w14:paraId="166C747D" w14:textId="29942DBE" w:rsidR="00C134E8" w:rsidRPr="00A017B4" w:rsidRDefault="00C134E8" w:rsidP="00C134E8">
                                  <w:pPr>
                                    <w:jc w:val="center"/>
                                    <w:rPr>
                                      <w:color w:val="000000"/>
                                      <w:sz w:val="16"/>
                                      <w:szCs w:val="16"/>
                                    </w:rPr>
                                  </w:pPr>
                                  <w:ins w:id="423" w:author="Md Rafi Islam" w:date="2026-08-12T11:34:00Z" w16du:dateUtc="2026-08-12T16:34:00Z">
                                    <w:r w:rsidRPr="0064524D">
                                      <w:rPr>
                                        <w:sz w:val="16"/>
                                        <w:szCs w:val="16"/>
                                      </w:rPr>
                                      <w:t>1.</w:t>
                                    </w:r>
                                    <w:r>
                                      <w:rPr>
                                        <w:sz w:val="16"/>
                                        <w:szCs w:val="16"/>
                                      </w:rPr>
                                      <w:t>39</w:t>
                                    </w:r>
                                    <w:r w:rsidRPr="0064524D">
                                      <w:rPr>
                                        <w:sz w:val="16"/>
                                        <w:szCs w:val="16"/>
                                      </w:rPr>
                                      <w:t>±2.</w:t>
                                    </w:r>
                                    <w:r>
                                      <w:rPr>
                                        <w:sz w:val="16"/>
                                        <w:szCs w:val="16"/>
                                      </w:rPr>
                                      <w:t>29</w:t>
                                    </w:r>
                                  </w:ins>
                                  <w:del w:id="424" w:author="Md Rafi Islam" w:date="2026-08-12T11:34:00Z" w16du:dateUtc="2026-08-12T16:34:00Z">
                                    <w:r w:rsidRPr="00A017B4" w:rsidDel="00F8293A">
                                      <w:rPr>
                                        <w:sz w:val="16"/>
                                        <w:szCs w:val="16"/>
                                      </w:rPr>
                                      <w:delText>1.25±2.11</w:delText>
                                    </w:r>
                                  </w:del>
                                </w:p>
                              </w:tc>
                              <w:tc>
                                <w:tcPr>
                                  <w:tcW w:w="616" w:type="pct"/>
                                </w:tcPr>
                                <w:p w14:paraId="59BDA7CA" w14:textId="33C2CA73" w:rsidR="00C134E8" w:rsidRPr="00A017B4" w:rsidRDefault="00C134E8" w:rsidP="00C134E8">
                                  <w:pPr>
                                    <w:jc w:val="center"/>
                                    <w:rPr>
                                      <w:color w:val="000000"/>
                                      <w:sz w:val="16"/>
                                      <w:szCs w:val="16"/>
                                    </w:rPr>
                                  </w:pPr>
                                  <w:ins w:id="425" w:author="Md Rafi Islam" w:date="2026-08-12T11:34:00Z" w16du:dateUtc="2026-08-12T16:34:00Z">
                                    <w:r>
                                      <w:rPr>
                                        <w:sz w:val="16"/>
                                        <w:szCs w:val="16"/>
                                      </w:rPr>
                                      <w:t>3.98</w:t>
                                    </w:r>
                                    <w:r w:rsidRPr="0064524D">
                                      <w:rPr>
                                        <w:sz w:val="16"/>
                                        <w:szCs w:val="16"/>
                                      </w:rPr>
                                      <w:t>±1.1</w:t>
                                    </w:r>
                                    <w:r>
                                      <w:rPr>
                                        <w:sz w:val="16"/>
                                        <w:szCs w:val="16"/>
                                      </w:rPr>
                                      <w:t>8</w:t>
                                    </w:r>
                                  </w:ins>
                                  <w:del w:id="426" w:author="Md Rafi Islam" w:date="2026-08-12T11:34:00Z" w16du:dateUtc="2026-08-12T16:34:00Z">
                                    <w:r w:rsidRPr="00A017B4" w:rsidDel="00F8293A">
                                      <w:rPr>
                                        <w:sz w:val="16"/>
                                        <w:szCs w:val="16"/>
                                      </w:rPr>
                                      <w:delText>3.88±1.10</w:delText>
                                    </w:r>
                                  </w:del>
                                </w:p>
                              </w:tc>
                            </w:tr>
                            <w:tr w:rsidR="00C134E8" w:rsidRPr="00A017B4" w14:paraId="13F850FA" w14:textId="77777777" w:rsidTr="00C134E8">
                              <w:trPr>
                                <w:trHeight w:val="204"/>
                              </w:trPr>
                              <w:tc>
                                <w:tcPr>
                                  <w:tcW w:w="236" w:type="pct"/>
                                </w:tcPr>
                                <w:p w14:paraId="7638DF9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EE6DA9A" w14:textId="77777777" w:rsidR="00C134E8" w:rsidRPr="00A017B4" w:rsidRDefault="00C134E8" w:rsidP="00C134E8">
                                  <w:pPr>
                                    <w:jc w:val="center"/>
                                    <w:rPr>
                                      <w:color w:val="000000"/>
                                      <w:sz w:val="16"/>
                                      <w:szCs w:val="16"/>
                                    </w:rPr>
                                  </w:pPr>
                                  <w:r w:rsidRPr="00A017B4">
                                    <w:rPr>
                                      <w:sz w:val="16"/>
                                      <w:szCs w:val="16"/>
                                    </w:rPr>
                                    <w:t>Tyson Heavyweight*</w:t>
                                  </w:r>
                                </w:p>
                              </w:tc>
                              <w:tc>
                                <w:tcPr>
                                  <w:tcW w:w="294" w:type="pct"/>
                                </w:tcPr>
                                <w:p w14:paraId="795D470B" w14:textId="77777777" w:rsidR="00C134E8" w:rsidRPr="00A017B4" w:rsidRDefault="00C134E8" w:rsidP="00C134E8">
                                  <w:pPr>
                                    <w:jc w:val="center"/>
                                    <w:rPr>
                                      <w:color w:val="000000"/>
                                      <w:sz w:val="16"/>
                                      <w:szCs w:val="16"/>
                                    </w:rPr>
                                  </w:pPr>
                                  <w:r w:rsidRPr="00A017B4">
                                    <w:rPr>
                                      <w:sz w:val="16"/>
                                      <w:szCs w:val="16"/>
                                    </w:rPr>
                                    <w:t>600</w:t>
                                  </w:r>
                                </w:p>
                              </w:tc>
                              <w:tc>
                                <w:tcPr>
                                  <w:tcW w:w="404" w:type="pct"/>
                                </w:tcPr>
                                <w:p w14:paraId="0A7B7001" w14:textId="77777777" w:rsidR="00C134E8" w:rsidRPr="00A017B4" w:rsidRDefault="00C134E8" w:rsidP="00C134E8">
                                  <w:pPr>
                                    <w:jc w:val="center"/>
                                    <w:rPr>
                                      <w:color w:val="000000"/>
                                      <w:sz w:val="16"/>
                                      <w:szCs w:val="16"/>
                                    </w:rPr>
                                  </w:pPr>
                                  <w:r w:rsidRPr="00A017B4">
                                    <w:rPr>
                                      <w:sz w:val="16"/>
                                      <w:szCs w:val="16"/>
                                    </w:rPr>
                                    <w:t>15</w:t>
                                  </w:r>
                                </w:p>
                              </w:tc>
                              <w:tc>
                                <w:tcPr>
                                  <w:tcW w:w="402" w:type="pct"/>
                                </w:tcPr>
                                <w:p w14:paraId="3C848558" w14:textId="77777777" w:rsidR="00C134E8" w:rsidRPr="00A017B4" w:rsidRDefault="00C134E8" w:rsidP="00C134E8">
                                  <w:pPr>
                                    <w:jc w:val="center"/>
                                    <w:rPr>
                                      <w:color w:val="000000"/>
                                      <w:sz w:val="16"/>
                                      <w:szCs w:val="16"/>
                                    </w:rPr>
                                  </w:pPr>
                                  <w:r w:rsidRPr="00A017B4">
                                    <w:rPr>
                                      <w:sz w:val="16"/>
                                      <w:szCs w:val="16"/>
                                    </w:rPr>
                                    <w:t>601</w:t>
                                  </w:r>
                                </w:p>
                              </w:tc>
                              <w:tc>
                                <w:tcPr>
                                  <w:tcW w:w="280" w:type="pct"/>
                                </w:tcPr>
                                <w:p w14:paraId="42FC5689" w14:textId="77777777" w:rsidR="00C134E8" w:rsidRPr="00A017B4" w:rsidRDefault="00C134E8" w:rsidP="00C134E8">
                                  <w:pPr>
                                    <w:jc w:val="center"/>
                                    <w:rPr>
                                      <w:sz w:val="16"/>
                                      <w:szCs w:val="16"/>
                                    </w:rPr>
                                  </w:pPr>
                                  <w:r w:rsidRPr="00A017B4">
                                    <w:rPr>
                                      <w:sz w:val="16"/>
                                      <w:szCs w:val="16"/>
                                    </w:rPr>
                                    <w:t>597</w:t>
                                  </w:r>
                                </w:p>
                              </w:tc>
                              <w:tc>
                                <w:tcPr>
                                  <w:tcW w:w="234" w:type="pct"/>
                                </w:tcPr>
                                <w:p w14:paraId="6590B03E" w14:textId="77777777" w:rsidR="00C134E8" w:rsidRPr="00A017B4" w:rsidRDefault="00C134E8" w:rsidP="00C134E8">
                                  <w:pPr>
                                    <w:jc w:val="center"/>
                                    <w:rPr>
                                      <w:sz w:val="16"/>
                                      <w:szCs w:val="16"/>
                                    </w:rPr>
                                  </w:pPr>
                                  <w:r w:rsidRPr="00A017B4">
                                    <w:rPr>
                                      <w:sz w:val="16"/>
                                      <w:szCs w:val="16"/>
                                    </w:rPr>
                                    <w:t>4</w:t>
                                  </w:r>
                                </w:p>
                              </w:tc>
                              <w:tc>
                                <w:tcPr>
                                  <w:tcW w:w="225" w:type="pct"/>
                                </w:tcPr>
                                <w:p w14:paraId="7AC618A1"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1CABDE17" w14:textId="77777777" w:rsidR="00C134E8" w:rsidRPr="00A017B4" w:rsidRDefault="00C134E8" w:rsidP="00C134E8">
                                  <w:pPr>
                                    <w:jc w:val="center"/>
                                    <w:rPr>
                                      <w:color w:val="000000"/>
                                      <w:sz w:val="16"/>
                                      <w:szCs w:val="16"/>
                                    </w:rPr>
                                  </w:pPr>
                                  <w:r w:rsidRPr="00A017B4">
                                    <w:rPr>
                                      <w:sz w:val="16"/>
                                      <w:szCs w:val="16"/>
                                    </w:rPr>
                                    <w:t>0.99±0.006</w:t>
                                  </w:r>
                                </w:p>
                              </w:tc>
                              <w:tc>
                                <w:tcPr>
                                  <w:tcW w:w="528" w:type="pct"/>
                                </w:tcPr>
                                <w:p w14:paraId="0873C6BD" w14:textId="77777777" w:rsidR="00C134E8" w:rsidRPr="00A017B4" w:rsidRDefault="00C134E8" w:rsidP="00C134E8">
                                  <w:pPr>
                                    <w:jc w:val="center"/>
                                    <w:rPr>
                                      <w:color w:val="000000"/>
                                      <w:sz w:val="16"/>
                                      <w:szCs w:val="16"/>
                                    </w:rPr>
                                  </w:pPr>
                                  <w:r w:rsidRPr="00A017B4">
                                    <w:rPr>
                                      <w:sz w:val="16"/>
                                      <w:szCs w:val="16"/>
                                    </w:rPr>
                                    <w:t>0.99±0.006</w:t>
                                  </w:r>
                                </w:p>
                              </w:tc>
                              <w:tc>
                                <w:tcPr>
                                  <w:tcW w:w="574" w:type="pct"/>
                                </w:tcPr>
                                <w:p w14:paraId="5C9C04D8" w14:textId="11D321A6" w:rsidR="00C134E8" w:rsidRPr="00A017B4" w:rsidRDefault="00C134E8" w:rsidP="00C134E8">
                                  <w:pPr>
                                    <w:jc w:val="center"/>
                                    <w:rPr>
                                      <w:color w:val="000000"/>
                                      <w:sz w:val="16"/>
                                      <w:szCs w:val="16"/>
                                    </w:rPr>
                                  </w:pPr>
                                  <w:ins w:id="427" w:author="Md Rafi Islam" w:date="2026-08-12T11:34:00Z" w16du:dateUtc="2026-08-12T16:34:00Z">
                                    <w:r w:rsidRPr="0064524D">
                                      <w:rPr>
                                        <w:sz w:val="16"/>
                                        <w:szCs w:val="16"/>
                                      </w:rPr>
                                      <w:t>1.17±0.71</w:t>
                                    </w:r>
                                  </w:ins>
                                  <w:del w:id="428" w:author="Md Rafi Islam" w:date="2026-08-12T11:34:00Z" w16du:dateUtc="2026-08-12T16:34:00Z">
                                    <w:r w:rsidRPr="00A017B4" w:rsidDel="00F8293A">
                                      <w:rPr>
                                        <w:sz w:val="16"/>
                                        <w:szCs w:val="16"/>
                                      </w:rPr>
                                      <w:delText>1.17±0.71</w:delText>
                                    </w:r>
                                  </w:del>
                                </w:p>
                              </w:tc>
                              <w:tc>
                                <w:tcPr>
                                  <w:tcW w:w="616" w:type="pct"/>
                                </w:tcPr>
                                <w:p w14:paraId="6872B78B" w14:textId="07F623A5" w:rsidR="00C134E8" w:rsidRPr="00A017B4" w:rsidRDefault="00C134E8" w:rsidP="00C134E8">
                                  <w:pPr>
                                    <w:jc w:val="center"/>
                                    <w:rPr>
                                      <w:color w:val="000000"/>
                                      <w:sz w:val="16"/>
                                      <w:szCs w:val="16"/>
                                    </w:rPr>
                                  </w:pPr>
                                  <w:ins w:id="429" w:author="Md Rafi Islam" w:date="2026-08-12T11:34:00Z" w16du:dateUtc="2026-08-12T16:34:00Z">
                                    <w:r>
                                      <w:rPr>
                                        <w:sz w:val="16"/>
                                        <w:szCs w:val="16"/>
                                      </w:rPr>
                                      <w:t>8.41</w:t>
                                    </w:r>
                                    <w:r w:rsidRPr="0064524D">
                                      <w:rPr>
                                        <w:sz w:val="16"/>
                                        <w:szCs w:val="16"/>
                                      </w:rPr>
                                      <w:t>±0.93</w:t>
                                    </w:r>
                                  </w:ins>
                                  <w:del w:id="430" w:author="Md Rafi Islam" w:date="2026-08-12T11:34:00Z" w16du:dateUtc="2026-08-12T16:34:00Z">
                                    <w:r w:rsidRPr="00A017B4" w:rsidDel="00F8293A">
                                      <w:rPr>
                                        <w:sz w:val="16"/>
                                        <w:szCs w:val="16"/>
                                      </w:rPr>
                                      <w:delText>8.41±0.93</w:delText>
                                    </w:r>
                                  </w:del>
                                </w:p>
                              </w:tc>
                            </w:tr>
                            <w:tr w:rsidR="00C134E8" w:rsidRPr="00A017B4" w14:paraId="3696D888" w14:textId="77777777" w:rsidTr="00C134E8">
                              <w:trPr>
                                <w:trHeight w:val="204"/>
                              </w:trPr>
                              <w:tc>
                                <w:tcPr>
                                  <w:tcW w:w="236" w:type="pct"/>
                                </w:tcPr>
                                <w:p w14:paraId="38473580"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EDC4F8F" w14:textId="77777777" w:rsidR="00C134E8" w:rsidRPr="00A017B4" w:rsidRDefault="00C134E8" w:rsidP="00C134E8">
                                  <w:pPr>
                                    <w:jc w:val="center"/>
                                    <w:rPr>
                                      <w:color w:val="000000"/>
                                      <w:sz w:val="16"/>
                                      <w:szCs w:val="16"/>
                                    </w:rPr>
                                  </w:pPr>
                                  <w:r w:rsidRPr="00A017B4">
                                    <w:rPr>
                                      <w:sz w:val="16"/>
                                      <w:szCs w:val="16"/>
                                    </w:rPr>
                                    <w:t>Viho TRX 50k*</w:t>
                                  </w:r>
                                </w:p>
                              </w:tc>
                              <w:tc>
                                <w:tcPr>
                                  <w:tcW w:w="294" w:type="pct"/>
                                </w:tcPr>
                                <w:p w14:paraId="04E4F58C" w14:textId="77777777" w:rsidR="00C134E8" w:rsidRPr="00A017B4" w:rsidRDefault="00C134E8" w:rsidP="00C134E8">
                                  <w:pPr>
                                    <w:jc w:val="center"/>
                                    <w:rPr>
                                      <w:color w:val="000000"/>
                                      <w:sz w:val="16"/>
                                      <w:szCs w:val="16"/>
                                    </w:rPr>
                                  </w:pPr>
                                  <w:r w:rsidRPr="00A017B4">
                                    <w:rPr>
                                      <w:sz w:val="16"/>
                                      <w:szCs w:val="16"/>
                                    </w:rPr>
                                    <w:t>826</w:t>
                                  </w:r>
                                </w:p>
                              </w:tc>
                              <w:tc>
                                <w:tcPr>
                                  <w:tcW w:w="404" w:type="pct"/>
                                </w:tcPr>
                                <w:p w14:paraId="5EACB21B" w14:textId="77777777" w:rsidR="00C134E8" w:rsidRPr="00A017B4" w:rsidRDefault="00C134E8" w:rsidP="00C134E8">
                                  <w:pPr>
                                    <w:jc w:val="center"/>
                                    <w:rPr>
                                      <w:color w:val="000000"/>
                                      <w:sz w:val="16"/>
                                      <w:szCs w:val="16"/>
                                    </w:rPr>
                                  </w:pPr>
                                  <w:r w:rsidRPr="00A017B4">
                                    <w:rPr>
                                      <w:sz w:val="16"/>
                                      <w:szCs w:val="16"/>
                                    </w:rPr>
                                    <w:t>8</w:t>
                                  </w:r>
                                </w:p>
                              </w:tc>
                              <w:tc>
                                <w:tcPr>
                                  <w:tcW w:w="402" w:type="pct"/>
                                </w:tcPr>
                                <w:p w14:paraId="2239A322" w14:textId="77777777" w:rsidR="00C134E8" w:rsidRPr="00A017B4" w:rsidRDefault="00C134E8" w:rsidP="00C134E8">
                                  <w:pPr>
                                    <w:jc w:val="center"/>
                                    <w:rPr>
                                      <w:color w:val="000000"/>
                                      <w:sz w:val="16"/>
                                      <w:szCs w:val="16"/>
                                    </w:rPr>
                                  </w:pPr>
                                  <w:r w:rsidRPr="00A017B4">
                                    <w:rPr>
                                      <w:sz w:val="16"/>
                                      <w:szCs w:val="16"/>
                                    </w:rPr>
                                    <w:t>818</w:t>
                                  </w:r>
                                </w:p>
                              </w:tc>
                              <w:tc>
                                <w:tcPr>
                                  <w:tcW w:w="280" w:type="pct"/>
                                </w:tcPr>
                                <w:p w14:paraId="1834035B" w14:textId="77777777" w:rsidR="00C134E8" w:rsidRPr="00A017B4" w:rsidRDefault="00C134E8" w:rsidP="00C134E8">
                                  <w:pPr>
                                    <w:jc w:val="center"/>
                                    <w:rPr>
                                      <w:sz w:val="16"/>
                                      <w:szCs w:val="16"/>
                                    </w:rPr>
                                  </w:pPr>
                                  <w:r w:rsidRPr="00A017B4">
                                    <w:rPr>
                                      <w:sz w:val="16"/>
                                      <w:szCs w:val="16"/>
                                    </w:rPr>
                                    <w:t>818</w:t>
                                  </w:r>
                                </w:p>
                              </w:tc>
                              <w:tc>
                                <w:tcPr>
                                  <w:tcW w:w="234" w:type="pct"/>
                                </w:tcPr>
                                <w:p w14:paraId="1E716FC9" w14:textId="77777777" w:rsidR="00C134E8" w:rsidRPr="00A017B4" w:rsidRDefault="00C134E8" w:rsidP="00C134E8">
                                  <w:pPr>
                                    <w:jc w:val="center"/>
                                    <w:rPr>
                                      <w:sz w:val="16"/>
                                      <w:szCs w:val="16"/>
                                    </w:rPr>
                                  </w:pPr>
                                  <w:r w:rsidRPr="00A017B4">
                                    <w:rPr>
                                      <w:sz w:val="16"/>
                                      <w:szCs w:val="16"/>
                                    </w:rPr>
                                    <w:t>0</w:t>
                                  </w:r>
                                </w:p>
                              </w:tc>
                              <w:tc>
                                <w:tcPr>
                                  <w:tcW w:w="225" w:type="pct"/>
                                </w:tcPr>
                                <w:p w14:paraId="00DA2E91" w14:textId="77777777" w:rsidR="00C134E8" w:rsidRPr="00A017B4" w:rsidRDefault="00C134E8" w:rsidP="00C134E8">
                                  <w:pPr>
                                    <w:jc w:val="center"/>
                                    <w:rPr>
                                      <w:color w:val="000000"/>
                                      <w:sz w:val="16"/>
                                      <w:szCs w:val="16"/>
                                    </w:rPr>
                                  </w:pPr>
                                  <w:r w:rsidRPr="00A017B4">
                                    <w:rPr>
                                      <w:sz w:val="16"/>
                                      <w:szCs w:val="16"/>
                                    </w:rPr>
                                    <w:t>8</w:t>
                                  </w:r>
                                </w:p>
                              </w:tc>
                              <w:tc>
                                <w:tcPr>
                                  <w:tcW w:w="528" w:type="pct"/>
                                </w:tcPr>
                                <w:p w14:paraId="4D391B2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22D3CD5D" w14:textId="77777777" w:rsidR="00C134E8" w:rsidRPr="00A017B4" w:rsidRDefault="00C134E8" w:rsidP="00C134E8">
                                  <w:pPr>
                                    <w:jc w:val="center"/>
                                    <w:rPr>
                                      <w:color w:val="000000"/>
                                      <w:sz w:val="16"/>
                                      <w:szCs w:val="16"/>
                                    </w:rPr>
                                  </w:pPr>
                                  <w:r w:rsidRPr="00A017B4">
                                    <w:rPr>
                                      <w:sz w:val="16"/>
                                      <w:szCs w:val="16"/>
                                    </w:rPr>
                                    <w:t>0.99±0.016</w:t>
                                  </w:r>
                                </w:p>
                              </w:tc>
                              <w:tc>
                                <w:tcPr>
                                  <w:tcW w:w="574" w:type="pct"/>
                                </w:tcPr>
                                <w:p w14:paraId="327A2315" w14:textId="196980A7" w:rsidR="00C134E8" w:rsidRPr="00A017B4" w:rsidRDefault="00C134E8" w:rsidP="00C134E8">
                                  <w:pPr>
                                    <w:jc w:val="center"/>
                                    <w:rPr>
                                      <w:color w:val="000000"/>
                                      <w:sz w:val="16"/>
                                      <w:szCs w:val="16"/>
                                    </w:rPr>
                                  </w:pPr>
                                  <w:ins w:id="431" w:author="Md Rafi Islam" w:date="2026-08-12T11:34:00Z" w16du:dateUtc="2026-08-12T16:34:00Z">
                                    <w:r w:rsidRPr="0064524D">
                                      <w:rPr>
                                        <w:sz w:val="16"/>
                                        <w:szCs w:val="16"/>
                                      </w:rPr>
                                      <w:t>0.9</w:t>
                                    </w:r>
                                    <w:r>
                                      <w:rPr>
                                        <w:sz w:val="16"/>
                                        <w:szCs w:val="16"/>
                                      </w:rPr>
                                      <w:t>7</w:t>
                                    </w:r>
                                    <w:r w:rsidRPr="0064524D">
                                      <w:rPr>
                                        <w:sz w:val="16"/>
                                        <w:szCs w:val="16"/>
                                      </w:rPr>
                                      <w:t>±1.</w:t>
                                    </w:r>
                                    <w:r>
                                      <w:rPr>
                                        <w:sz w:val="16"/>
                                        <w:szCs w:val="16"/>
                                      </w:rPr>
                                      <w:t>41</w:t>
                                    </w:r>
                                  </w:ins>
                                  <w:del w:id="432" w:author="Md Rafi Islam" w:date="2026-08-12T11:34:00Z" w16du:dateUtc="2026-08-12T16:34:00Z">
                                    <w:r w:rsidRPr="00A017B4" w:rsidDel="00F8293A">
                                      <w:rPr>
                                        <w:sz w:val="16"/>
                                        <w:szCs w:val="16"/>
                                      </w:rPr>
                                      <w:delText>0.91±1.61</w:delText>
                                    </w:r>
                                  </w:del>
                                </w:p>
                              </w:tc>
                              <w:tc>
                                <w:tcPr>
                                  <w:tcW w:w="616" w:type="pct"/>
                                </w:tcPr>
                                <w:p w14:paraId="12A09C3F" w14:textId="68E0AD4D" w:rsidR="00C134E8" w:rsidRPr="00A017B4" w:rsidRDefault="00C134E8" w:rsidP="00C134E8">
                                  <w:pPr>
                                    <w:jc w:val="center"/>
                                    <w:rPr>
                                      <w:color w:val="000000"/>
                                      <w:sz w:val="16"/>
                                      <w:szCs w:val="16"/>
                                    </w:rPr>
                                  </w:pPr>
                                  <w:ins w:id="433" w:author="Md Rafi Islam" w:date="2026-08-12T11:34:00Z" w16du:dateUtc="2026-08-12T16:34:00Z">
                                    <w:r>
                                      <w:rPr>
                                        <w:sz w:val="16"/>
                                        <w:szCs w:val="16"/>
                                      </w:rPr>
                                      <w:t>6.38</w:t>
                                    </w:r>
                                    <w:r w:rsidRPr="0064524D">
                                      <w:rPr>
                                        <w:sz w:val="16"/>
                                        <w:szCs w:val="16"/>
                                      </w:rPr>
                                      <w:t>±1.</w:t>
                                    </w:r>
                                    <w:r>
                                      <w:rPr>
                                        <w:sz w:val="16"/>
                                        <w:szCs w:val="16"/>
                                      </w:rPr>
                                      <w:t>48</w:t>
                                    </w:r>
                                  </w:ins>
                                  <w:del w:id="434" w:author="Md Rafi Islam" w:date="2026-08-12T11:34:00Z" w16du:dateUtc="2026-08-12T16:34:00Z">
                                    <w:r w:rsidRPr="00A017B4" w:rsidDel="00F8293A">
                                      <w:rPr>
                                        <w:sz w:val="16"/>
                                        <w:szCs w:val="16"/>
                                      </w:rPr>
                                      <w:delText>6.41±1.75</w:delText>
                                    </w:r>
                                  </w:del>
                                </w:p>
                              </w:tc>
                            </w:tr>
                          </w:tbl>
                          <w:p w14:paraId="53FDA35C" w14:textId="77777777" w:rsidR="00F739FA" w:rsidRPr="00A017B4" w:rsidRDefault="00F739FA" w:rsidP="00F739FA"/>
                          <w:p w14:paraId="4470E4FA" w14:textId="77777777" w:rsidR="00F739FA" w:rsidRPr="00A017B4" w:rsidRDefault="00F739FA" w:rsidP="00F739FA">
                            <w:pPr>
                              <w:rPr>
                                <w:sz w:val="16"/>
                                <w:szCs w:val="16"/>
                              </w:rPr>
                            </w:pPr>
                            <w:r w:rsidRPr="00A017B4">
                              <w:rPr>
                                <w:sz w:val="16"/>
                                <w:szCs w:val="16"/>
                              </w:rPr>
                              <w:t xml:space="preserve">Here, </w:t>
                            </w:r>
                            <w:r w:rsidRPr="00A017B4">
                              <w:rPr>
                                <w:i/>
                                <w:iCs/>
                                <w:sz w:val="16"/>
                                <w:szCs w:val="16"/>
                              </w:rPr>
                              <w:t>TP</w:t>
                            </w:r>
                            <w:r w:rsidRPr="00A017B4">
                              <w:rPr>
                                <w:sz w:val="16"/>
                                <w:szCs w:val="16"/>
                              </w:rPr>
                              <w:t xml:space="preserve"> is true positive, </w:t>
                            </w:r>
                            <w:r w:rsidRPr="00A017B4">
                              <w:rPr>
                                <w:i/>
                                <w:iCs/>
                                <w:sz w:val="16"/>
                                <w:szCs w:val="16"/>
                              </w:rPr>
                              <w:t>FP</w:t>
                            </w:r>
                            <w:r w:rsidRPr="00A017B4">
                              <w:rPr>
                                <w:sz w:val="16"/>
                                <w:szCs w:val="16"/>
                              </w:rPr>
                              <w:t xml:space="preserve"> is false positive, </w:t>
                            </w:r>
                            <w:r w:rsidRPr="00A017B4">
                              <w:rPr>
                                <w:i/>
                                <w:iCs/>
                                <w:sz w:val="16"/>
                                <w:szCs w:val="16"/>
                              </w:rPr>
                              <w:t>FN</w:t>
                            </w:r>
                            <w:r w:rsidRPr="00A017B4">
                              <w:rPr>
                                <w:sz w:val="16"/>
                                <w:szCs w:val="16"/>
                              </w:rPr>
                              <w:t xml:space="preserve"> is false negative, </w:t>
                            </w:r>
                            <w:r w:rsidRPr="00A017B4">
                              <w:rPr>
                                <w:i/>
                                <w:iCs/>
                                <w:sz w:val="16"/>
                                <w:szCs w:val="16"/>
                              </w:rPr>
                              <w:t>CI</w:t>
                            </w:r>
                            <w:r w:rsidRPr="00A017B4">
                              <w:rPr>
                                <w:sz w:val="16"/>
                                <w:szCs w:val="16"/>
                              </w:rPr>
                              <w:t xml:space="preserve"> is confidence interval, RE is relative error and </w:t>
                            </w:r>
                            <w:r w:rsidRPr="00A017B4">
                              <w:rPr>
                                <w:i/>
                                <w:iCs/>
                                <w:sz w:val="16"/>
                                <w:szCs w:val="16"/>
                              </w:rPr>
                              <w:t>MAE</w:t>
                            </w:r>
                            <w:r w:rsidRPr="00A017B4">
                              <w:rPr>
                                <w:sz w:val="16"/>
                                <w:szCs w:val="16"/>
                              </w:rPr>
                              <w:t xml:space="preserve"> is mean absolute error</w:t>
                            </w:r>
                          </w:p>
                          <w:p w14:paraId="3A0D1B85" w14:textId="77777777" w:rsidR="00F739FA" w:rsidRPr="00A017B4" w:rsidRDefault="00F739FA" w:rsidP="00F739FA">
                            <w:pPr>
                              <w:rPr>
                                <w:sz w:val="16"/>
                                <w:szCs w:val="16"/>
                              </w:rPr>
                            </w:pPr>
                            <w:r w:rsidRPr="00A017B4">
                              <w:rPr>
                                <w:sz w:val="16"/>
                                <w:szCs w:val="16"/>
                              </w:rPr>
                              <w:t>*Thermistor required for accurate puff count</w:t>
                            </w:r>
                          </w:p>
                          <w:p w14:paraId="23E588D9" w14:textId="4A7BBB89" w:rsidR="00F739FA" w:rsidRPr="00A017B4" w:rsidRDefault="00A017B4" w:rsidP="00F739FA">
                            <w:pPr>
                              <w:rPr>
                                <w:sz w:val="16"/>
                                <w:szCs w:val="16"/>
                              </w:rPr>
                            </w:pPr>
                            <w:ins w:id="435" w:author="Edward Sazonov" w:date="2026-08-04T15:42:00Z" w16du:dateUtc="2026-08-04T20:42:00Z">
                              <w:r w:rsidRPr="00A017B4">
                                <w:rPr>
                                  <w:sz w:val="18"/>
                                  <w:szCs w:val="18"/>
                                  <w:vertAlign w:val="superscript"/>
                                </w:rPr>
                                <w:t>a</w:t>
                              </w:r>
                            </w:ins>
                            <w:r w:rsidR="00F739FA" w:rsidRPr="00A017B4">
                              <w:rPr>
                                <w:sz w:val="16"/>
                                <w:szCs w:val="16"/>
                              </w:rPr>
                              <w:t>ENDS depleted within a single session lacked sufficient replicates; thus, confidence intervals could not be computed</w:t>
                            </w:r>
                          </w:p>
                          <w:p w14:paraId="37BFA3E8" w14:textId="78E2B4FA" w:rsidR="00F739FA" w:rsidRPr="00A017B4" w:rsidRDefault="00A017B4" w:rsidP="00F739FA">
                            <w:pPr>
                              <w:rPr>
                                <w:sz w:val="16"/>
                                <w:szCs w:val="16"/>
                              </w:rPr>
                            </w:pPr>
                            <w:ins w:id="436" w:author="Edward Sazonov" w:date="2026-08-04T15:43:00Z" w16du:dateUtc="2026-08-04T20:43:00Z">
                              <w:r w:rsidRPr="00A017B4">
                                <w:rPr>
                                  <w:sz w:val="18"/>
                                  <w:szCs w:val="18"/>
                                  <w:vertAlign w:val="superscript"/>
                                </w:rPr>
                                <w:t>b</w:t>
                              </w:r>
                            </w:ins>
                            <w:r w:rsidR="00F739FA" w:rsidRPr="00A017B4">
                              <w:rPr>
                                <w:sz w:val="16"/>
                                <w:szCs w:val="16"/>
                              </w:rPr>
                              <w:t xml:space="preserve">Refillable vape. </w:t>
                            </w:r>
                          </w:p>
                          <w:p w14:paraId="4DFFC22A" w14:textId="35B46779" w:rsidR="00F739FA" w:rsidRPr="006E5E18" w:rsidRDefault="00A017B4" w:rsidP="00F739FA">
                            <w:pPr>
                              <w:rPr>
                                <w:ins w:id="437" w:author="Edward Sazonov" w:date="2026-08-04T15:43:00Z" w16du:dateUtc="2026-08-04T20:43:00Z"/>
                                <w:sz w:val="18"/>
                                <w:szCs w:val="18"/>
                              </w:rPr>
                            </w:pPr>
                            <w:ins w:id="438" w:author="Edward Sazonov" w:date="2026-08-04T15:43:00Z" w16du:dateUtc="2026-08-04T20:43:00Z">
                              <w:r w:rsidRPr="00A017B4">
                                <w:rPr>
                                  <w:sz w:val="18"/>
                                  <w:szCs w:val="18"/>
                                  <w:vertAlign w:val="superscript"/>
                                </w:rPr>
                                <w:t>c</w:t>
                              </w:r>
                            </w:ins>
                            <w:r w:rsidR="00F739FA" w:rsidRPr="00A017B4">
                              <w:rPr>
                                <w:sz w:val="18"/>
                                <w:szCs w:val="18"/>
                              </w:rPr>
                              <w:t>Non-rechargeable vape</w:t>
                            </w:r>
                          </w:p>
                          <w:p w14:paraId="322E50FC" w14:textId="55F5ED26" w:rsidR="00A017B4" w:rsidRPr="00A017B4" w:rsidRDefault="00A017B4" w:rsidP="00F739FA">
                            <w:pPr>
                              <w:rPr>
                                <w:ins w:id="439" w:author="Edward Sazonov" w:date="2026-08-04T15:41:00Z" w16du:dateUtc="2026-08-04T20:41:00Z"/>
                                <w:sz w:val="18"/>
                                <w:szCs w:val="18"/>
                              </w:rPr>
                            </w:pPr>
                            <w:ins w:id="440" w:author="Edward Sazonov" w:date="2026-08-04T15:44:00Z" w16du:dateUtc="2026-08-04T20:44:00Z">
                              <w:r w:rsidRPr="006E5E18">
                                <w:rPr>
                                  <w:sz w:val="18"/>
                                  <w:szCs w:val="18"/>
                                  <w:vertAlign w:val="superscript"/>
                                </w:rPr>
                                <w:t>d</w:t>
                              </w:r>
                            </w:ins>
                            <w:ins w:id="441" w:author="Edward Sazonov" w:date="2026-08-04T15:43:00Z" w16du:dateUtc="2026-08-04T20:43:00Z">
                              <w:r w:rsidRPr="006E5E18">
                                <w:rPr>
                                  <w:sz w:val="18"/>
                                  <w:szCs w:val="18"/>
                                </w:rPr>
                                <w:t xml:space="preserve">Manually </w:t>
                              </w:r>
                            </w:ins>
                            <w:ins w:id="442" w:author="Edward Sazonov" w:date="2026-08-04T15:44:00Z" w16du:dateUtc="2026-08-04T20:44:00Z">
                              <w:r w:rsidRPr="006E5E18">
                                <w:rPr>
                                  <w:sz w:val="18"/>
                                  <w:szCs w:val="18"/>
                                </w:rPr>
                                <w:t xml:space="preserve">(button) </w:t>
                              </w:r>
                            </w:ins>
                            <w:ins w:id="443" w:author="Edward Sazonov" w:date="2026-08-04T15:43:00Z" w16du:dateUtc="2026-08-04T20:43:00Z">
                              <w:r w:rsidRPr="006E5E18">
                                <w:rPr>
                                  <w:sz w:val="18"/>
                                  <w:szCs w:val="18"/>
                                </w:rPr>
                                <w:t xml:space="preserve">activated </w:t>
                              </w:r>
                            </w:ins>
                            <w:ins w:id="444" w:author="Edward Sazonov" w:date="2026-08-04T15:44:00Z" w16du:dateUtc="2026-08-04T20:44:00Z">
                              <w:r w:rsidRPr="006E5E18">
                                <w:rPr>
                                  <w:sz w:val="18"/>
                                  <w:szCs w:val="18"/>
                                </w:rPr>
                                <w:t>vape</w:t>
                              </w:r>
                            </w:ins>
                          </w:p>
                          <w:p w14:paraId="0C116C1F" w14:textId="77777777" w:rsidR="00A017B4" w:rsidRPr="00A017B4" w:rsidRDefault="00A017B4" w:rsidP="00F739FA">
                            <w:pPr>
                              <w:rPr>
                                <w:sz w:val="16"/>
                                <w:szCs w:val="16"/>
                              </w:rPr>
                            </w:pPr>
                          </w:p>
                          <w:p w14:paraId="67C898A7" w14:textId="77777777" w:rsidR="00F739FA" w:rsidRPr="00A017B4" w:rsidRDefault="00F739FA" w:rsidP="00F739FA">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BEDA6" id="Text Box 12" o:spid="_x0000_s1033" type="#_x0000_t202" style="position:absolute;left:0;text-align:left;margin-left:-6.65pt;margin-top:-5.7pt;width:525.2pt;height:492.1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" fillcolor="white [3201]" stroked="f" strokeweight=".5pt">
                <v:textbox>
                  <w:txbxContent>
                    <w:p w14:paraId="3CD3506D" w14:textId="77777777" w:rsidR="00F739FA" w:rsidRPr="00A017B4" w:rsidRDefault="00F739FA" w:rsidP="00F739FA">
                      <w:pPr>
                        <w:ind w:left="202" w:firstLine="202"/>
                        <w:jc w:val="center"/>
                        <w:rPr>
                          <w:lang w:eastAsia="x-none"/>
                        </w:rPr>
                      </w:pPr>
                      <w:r w:rsidRPr="00A017B4">
                        <w:rPr>
                          <w:b/>
                          <w:bCs/>
                          <w:lang w:eastAsia="x-none"/>
                        </w:rPr>
                        <w:t>Table 3.</w:t>
                      </w:r>
                      <w:r w:rsidRPr="00A017B4">
                        <w:rPr>
                          <w:lang w:eastAsia="x-none"/>
                        </w:rPr>
                        <w:t xml:space="preserve"> Bench Lifecycle Testing Results</w:t>
                      </w:r>
                    </w:p>
                    <w:tbl>
                      <w:tblPr>
                        <w:tblW w:w="5031"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
                        <w:gridCol w:w="1426"/>
                        <w:gridCol w:w="618"/>
                        <w:gridCol w:w="849"/>
                        <w:gridCol w:w="844"/>
                        <w:gridCol w:w="588"/>
                        <w:gridCol w:w="491"/>
                        <w:gridCol w:w="473"/>
                        <w:gridCol w:w="1109"/>
                        <w:gridCol w:w="1109"/>
                        <w:gridCol w:w="1206"/>
                        <w:gridCol w:w="1294"/>
                      </w:tblGrid>
                      <w:tr w:rsidR="00F739FA" w:rsidRPr="00A017B4" w14:paraId="7B9BEB92" w14:textId="77777777" w:rsidTr="00C20B72">
                        <w:trPr>
                          <w:trHeight w:val="224"/>
                        </w:trPr>
                        <w:tc>
                          <w:tcPr>
                            <w:tcW w:w="236" w:type="pct"/>
                            <w:vMerge w:val="restart"/>
                          </w:tcPr>
                          <w:p w14:paraId="11C133C0" w14:textId="77777777" w:rsidR="00F739FA" w:rsidRPr="00A017B4" w:rsidRDefault="00F739FA" w:rsidP="00474A08">
                            <w:pPr>
                              <w:jc w:val="center"/>
                              <w:rPr>
                                <w:b/>
                                <w:bCs/>
                                <w:color w:val="000000"/>
                                <w:sz w:val="16"/>
                                <w:szCs w:val="16"/>
                              </w:rPr>
                            </w:pPr>
                            <w:r w:rsidRPr="00A017B4">
                              <w:rPr>
                                <w:i/>
                                <w:iCs/>
                                <w:color w:val="000000"/>
                                <w:sz w:val="16"/>
                                <w:szCs w:val="16"/>
                              </w:rPr>
                              <w:t>#</w:t>
                            </w:r>
                          </w:p>
                        </w:tc>
                        <w:tc>
                          <w:tcPr>
                            <w:tcW w:w="679" w:type="pct"/>
                            <w:vMerge w:val="restart"/>
                          </w:tcPr>
                          <w:p w14:paraId="3BEB1189" w14:textId="77777777" w:rsidR="00F739FA" w:rsidRPr="00A017B4" w:rsidRDefault="00F739FA" w:rsidP="00474A08">
                            <w:pPr>
                              <w:jc w:val="center"/>
                              <w:rPr>
                                <w:color w:val="000000"/>
                                <w:sz w:val="16"/>
                                <w:szCs w:val="16"/>
                              </w:rPr>
                            </w:pPr>
                            <w:r w:rsidRPr="00A017B4">
                              <w:rPr>
                                <w:i/>
                                <w:iCs/>
                                <w:color w:val="000000"/>
                                <w:sz w:val="16"/>
                                <w:szCs w:val="16"/>
                              </w:rPr>
                              <w:t>Vape Model</w:t>
                            </w:r>
                          </w:p>
                        </w:tc>
                        <w:tc>
                          <w:tcPr>
                            <w:tcW w:w="698" w:type="pct"/>
                            <w:gridSpan w:val="2"/>
                            <w:vMerge w:val="restart"/>
                          </w:tcPr>
                          <w:p w14:paraId="440C84DE" w14:textId="77777777" w:rsidR="00F739FA" w:rsidRPr="00A017B4" w:rsidRDefault="00F739FA" w:rsidP="00474A08">
                            <w:pPr>
                              <w:jc w:val="center"/>
                              <w:rPr>
                                <w:b/>
                                <w:bCs/>
                                <w:color w:val="000000"/>
                                <w:sz w:val="16"/>
                                <w:szCs w:val="16"/>
                              </w:rPr>
                            </w:pPr>
                            <w:r w:rsidRPr="00A017B4">
                              <w:rPr>
                                <w:b/>
                                <w:bCs/>
                                <w:color w:val="000000"/>
                                <w:sz w:val="16"/>
                                <w:szCs w:val="16"/>
                              </w:rPr>
                              <w:t>Puff Produced using VM-FRIENDS</w:t>
                            </w:r>
                          </w:p>
                        </w:tc>
                        <w:tc>
                          <w:tcPr>
                            <w:tcW w:w="3387" w:type="pct"/>
                            <w:gridSpan w:val="8"/>
                          </w:tcPr>
                          <w:p w14:paraId="2F521928" w14:textId="77777777" w:rsidR="00F739FA" w:rsidRPr="00A017B4" w:rsidRDefault="00F739FA" w:rsidP="00474A08">
                            <w:pPr>
                              <w:jc w:val="center"/>
                              <w:rPr>
                                <w:b/>
                                <w:bCs/>
                                <w:color w:val="000000"/>
                                <w:sz w:val="16"/>
                                <w:szCs w:val="16"/>
                              </w:rPr>
                            </w:pPr>
                            <w:r w:rsidRPr="00A017B4">
                              <w:rPr>
                                <w:b/>
                                <w:bCs/>
                                <w:color w:val="000000"/>
                                <w:sz w:val="16"/>
                                <w:szCs w:val="16"/>
                              </w:rPr>
                              <w:t>FRIENDS Measurements</w:t>
                            </w:r>
                          </w:p>
                        </w:tc>
                      </w:tr>
                      <w:tr w:rsidR="00F739FA" w:rsidRPr="00924064" w14:paraId="7895118D" w14:textId="77777777" w:rsidTr="00C20B72">
                        <w:trPr>
                          <w:trHeight w:val="224"/>
                        </w:trPr>
                        <w:tc>
                          <w:tcPr>
                            <w:tcW w:w="236" w:type="pct"/>
                            <w:vMerge/>
                          </w:tcPr>
                          <w:p w14:paraId="27A92A4A" w14:textId="77777777" w:rsidR="00F739FA" w:rsidRPr="00A017B4" w:rsidRDefault="00F739FA" w:rsidP="00474A08">
                            <w:pPr>
                              <w:jc w:val="center"/>
                              <w:rPr>
                                <w:b/>
                                <w:bCs/>
                                <w:color w:val="000000"/>
                                <w:sz w:val="16"/>
                                <w:szCs w:val="16"/>
                              </w:rPr>
                            </w:pPr>
                          </w:p>
                        </w:tc>
                        <w:tc>
                          <w:tcPr>
                            <w:tcW w:w="679" w:type="pct"/>
                            <w:vMerge/>
                          </w:tcPr>
                          <w:p w14:paraId="1FC8223D" w14:textId="77777777" w:rsidR="00F739FA" w:rsidRPr="00A017B4" w:rsidRDefault="00F739FA" w:rsidP="00474A08">
                            <w:pPr>
                              <w:jc w:val="center"/>
                              <w:rPr>
                                <w:color w:val="000000"/>
                                <w:sz w:val="16"/>
                                <w:szCs w:val="16"/>
                              </w:rPr>
                            </w:pPr>
                          </w:p>
                        </w:tc>
                        <w:tc>
                          <w:tcPr>
                            <w:tcW w:w="698" w:type="pct"/>
                            <w:gridSpan w:val="2"/>
                            <w:vMerge/>
                          </w:tcPr>
                          <w:p w14:paraId="5BD65154" w14:textId="77777777" w:rsidR="00F739FA" w:rsidRPr="00A017B4" w:rsidRDefault="00F739FA" w:rsidP="00474A08">
                            <w:pPr>
                              <w:jc w:val="center"/>
                              <w:rPr>
                                <w:b/>
                                <w:bCs/>
                                <w:color w:val="000000"/>
                                <w:sz w:val="16"/>
                                <w:szCs w:val="16"/>
                              </w:rPr>
                            </w:pPr>
                          </w:p>
                        </w:tc>
                        <w:tc>
                          <w:tcPr>
                            <w:tcW w:w="2771" w:type="pct"/>
                            <w:gridSpan w:val="7"/>
                          </w:tcPr>
                          <w:p w14:paraId="47FAF52F" w14:textId="77777777" w:rsidR="00F739FA" w:rsidRPr="00A017B4" w:rsidRDefault="00F739FA" w:rsidP="00474A08">
                            <w:pPr>
                              <w:jc w:val="center"/>
                              <w:rPr>
                                <w:i/>
                                <w:iCs/>
                                <w:color w:val="000000"/>
                                <w:sz w:val="16"/>
                                <w:szCs w:val="16"/>
                              </w:rPr>
                            </w:pPr>
                            <w:r w:rsidRPr="00A017B4">
                              <w:rPr>
                                <w:i/>
                                <w:iCs/>
                                <w:color w:val="000000"/>
                                <w:sz w:val="16"/>
                                <w:szCs w:val="16"/>
                              </w:rPr>
                              <w:t>Puff Count Measurement</w:t>
                            </w:r>
                          </w:p>
                        </w:tc>
                        <w:tc>
                          <w:tcPr>
                            <w:tcW w:w="616" w:type="pct"/>
                            <w:vMerge w:val="restart"/>
                          </w:tcPr>
                          <w:p w14:paraId="019CD49C" w14:textId="77777777" w:rsidR="00F739FA" w:rsidRPr="006616DB" w:rsidRDefault="00F739FA" w:rsidP="00474A08">
                            <w:pPr>
                              <w:jc w:val="center"/>
                              <w:rPr>
                                <w:b/>
                                <w:bCs/>
                                <w:color w:val="000000"/>
                                <w:sz w:val="16"/>
                                <w:szCs w:val="16"/>
                                <w:lang w:val="fr-FR"/>
                              </w:rPr>
                            </w:pPr>
                            <w:r w:rsidRPr="006616DB">
                              <w:rPr>
                                <w:i/>
                                <w:iCs/>
                                <w:color w:val="000000"/>
                                <w:sz w:val="16"/>
                                <w:szCs w:val="16"/>
                                <w:lang w:val="fr-FR"/>
                              </w:rPr>
                              <w:t>Atomizer Activation Duration RE ± 95% CI (%)</w:t>
                            </w:r>
                          </w:p>
                        </w:tc>
                      </w:tr>
                      <w:tr w:rsidR="00F739FA" w:rsidRPr="00A017B4" w14:paraId="3267FE9B" w14:textId="77777777" w:rsidTr="00C134E8">
                        <w:trPr>
                          <w:trHeight w:val="593"/>
                        </w:trPr>
                        <w:tc>
                          <w:tcPr>
                            <w:tcW w:w="236" w:type="pct"/>
                            <w:vMerge/>
                          </w:tcPr>
                          <w:p w14:paraId="09CF46DD" w14:textId="77777777" w:rsidR="00F739FA" w:rsidRPr="006616DB" w:rsidRDefault="00F739FA" w:rsidP="00474A08">
                            <w:pPr>
                              <w:jc w:val="center"/>
                              <w:rPr>
                                <w:i/>
                                <w:iCs/>
                                <w:color w:val="000000"/>
                                <w:sz w:val="16"/>
                                <w:szCs w:val="16"/>
                                <w:lang w:val="fr-FR"/>
                              </w:rPr>
                            </w:pPr>
                          </w:p>
                        </w:tc>
                        <w:tc>
                          <w:tcPr>
                            <w:tcW w:w="679" w:type="pct"/>
                            <w:vMerge/>
                          </w:tcPr>
                          <w:p w14:paraId="6FDE35DE" w14:textId="77777777" w:rsidR="00F739FA" w:rsidRPr="006616DB" w:rsidRDefault="00F739FA" w:rsidP="00474A08">
                            <w:pPr>
                              <w:jc w:val="center"/>
                              <w:rPr>
                                <w:i/>
                                <w:iCs/>
                                <w:color w:val="000000"/>
                                <w:sz w:val="16"/>
                                <w:szCs w:val="16"/>
                                <w:lang w:val="fr-FR"/>
                              </w:rPr>
                            </w:pPr>
                          </w:p>
                        </w:tc>
                        <w:tc>
                          <w:tcPr>
                            <w:tcW w:w="294" w:type="pct"/>
                          </w:tcPr>
                          <w:p w14:paraId="3AC57E95" w14:textId="77777777" w:rsidR="00F739FA" w:rsidRPr="00A017B4" w:rsidRDefault="00F739FA" w:rsidP="00474A08">
                            <w:pPr>
                              <w:jc w:val="center"/>
                              <w:rPr>
                                <w:i/>
                                <w:iCs/>
                                <w:color w:val="000000"/>
                                <w:sz w:val="16"/>
                                <w:szCs w:val="16"/>
                              </w:rPr>
                            </w:pPr>
                            <w:r w:rsidRPr="00A017B4">
                              <w:rPr>
                                <w:i/>
                                <w:iCs/>
                                <w:color w:val="000000"/>
                                <w:sz w:val="16"/>
                                <w:szCs w:val="16"/>
                              </w:rPr>
                              <w:t>No. of Puffs</w:t>
                            </w:r>
                          </w:p>
                        </w:tc>
                        <w:tc>
                          <w:tcPr>
                            <w:tcW w:w="404" w:type="pct"/>
                          </w:tcPr>
                          <w:p w14:paraId="4595FA90" w14:textId="77777777" w:rsidR="00F739FA" w:rsidRPr="00A017B4" w:rsidRDefault="00F739FA" w:rsidP="00474A08">
                            <w:pPr>
                              <w:jc w:val="center"/>
                              <w:rPr>
                                <w:i/>
                                <w:iCs/>
                                <w:color w:val="000000"/>
                                <w:sz w:val="16"/>
                                <w:szCs w:val="16"/>
                              </w:rPr>
                            </w:pPr>
                            <w:r w:rsidRPr="00A017B4">
                              <w:rPr>
                                <w:i/>
                                <w:iCs/>
                                <w:color w:val="000000"/>
                                <w:sz w:val="16"/>
                                <w:szCs w:val="16"/>
                              </w:rPr>
                              <w:t>No. of Sessions</w:t>
                            </w:r>
                          </w:p>
                        </w:tc>
                        <w:tc>
                          <w:tcPr>
                            <w:tcW w:w="402" w:type="pct"/>
                          </w:tcPr>
                          <w:p w14:paraId="25BA3763" w14:textId="77777777" w:rsidR="00F739FA" w:rsidRPr="00A017B4" w:rsidRDefault="00F739FA" w:rsidP="00474A08">
                            <w:pPr>
                              <w:jc w:val="center"/>
                              <w:rPr>
                                <w:i/>
                                <w:iCs/>
                                <w:color w:val="000000"/>
                                <w:sz w:val="16"/>
                                <w:szCs w:val="16"/>
                              </w:rPr>
                            </w:pPr>
                            <w:r w:rsidRPr="00A017B4">
                              <w:rPr>
                                <w:i/>
                                <w:iCs/>
                                <w:color w:val="000000"/>
                                <w:sz w:val="16"/>
                                <w:szCs w:val="16"/>
                              </w:rPr>
                              <w:t>Puffs Detected</w:t>
                            </w:r>
                          </w:p>
                        </w:tc>
                        <w:tc>
                          <w:tcPr>
                            <w:tcW w:w="280" w:type="pct"/>
                          </w:tcPr>
                          <w:p w14:paraId="73EB98F8" w14:textId="77777777" w:rsidR="00F739FA" w:rsidRPr="00A017B4" w:rsidRDefault="00F739FA" w:rsidP="00474A08">
                            <w:pPr>
                              <w:jc w:val="center"/>
                              <w:rPr>
                                <w:i/>
                                <w:iCs/>
                                <w:color w:val="000000"/>
                                <w:sz w:val="16"/>
                                <w:szCs w:val="16"/>
                              </w:rPr>
                            </w:pPr>
                            <w:r w:rsidRPr="00A017B4">
                              <w:rPr>
                                <w:i/>
                                <w:iCs/>
                                <w:color w:val="000000"/>
                                <w:sz w:val="16"/>
                                <w:szCs w:val="16"/>
                              </w:rPr>
                              <w:t>TP</w:t>
                            </w:r>
                          </w:p>
                        </w:tc>
                        <w:tc>
                          <w:tcPr>
                            <w:tcW w:w="234" w:type="pct"/>
                          </w:tcPr>
                          <w:p w14:paraId="3058514A" w14:textId="77777777" w:rsidR="00F739FA" w:rsidRPr="00A017B4" w:rsidRDefault="00F739FA" w:rsidP="00474A08">
                            <w:pPr>
                              <w:jc w:val="center"/>
                              <w:rPr>
                                <w:i/>
                                <w:iCs/>
                                <w:color w:val="000000"/>
                                <w:sz w:val="16"/>
                                <w:szCs w:val="16"/>
                              </w:rPr>
                            </w:pPr>
                            <w:r w:rsidRPr="00A017B4">
                              <w:rPr>
                                <w:i/>
                                <w:iCs/>
                                <w:color w:val="000000"/>
                                <w:sz w:val="16"/>
                                <w:szCs w:val="16"/>
                              </w:rPr>
                              <w:t>FP</w:t>
                            </w:r>
                          </w:p>
                        </w:tc>
                        <w:tc>
                          <w:tcPr>
                            <w:tcW w:w="225" w:type="pct"/>
                          </w:tcPr>
                          <w:p w14:paraId="47334CA3" w14:textId="77777777" w:rsidR="00F739FA" w:rsidRPr="00A017B4" w:rsidRDefault="00F739FA" w:rsidP="00474A08">
                            <w:pPr>
                              <w:jc w:val="center"/>
                              <w:rPr>
                                <w:color w:val="000000"/>
                                <w:sz w:val="16"/>
                                <w:szCs w:val="16"/>
                              </w:rPr>
                            </w:pPr>
                            <w:r w:rsidRPr="00A017B4">
                              <w:rPr>
                                <w:i/>
                                <w:iCs/>
                                <w:color w:val="000000"/>
                                <w:sz w:val="16"/>
                                <w:szCs w:val="16"/>
                              </w:rPr>
                              <w:t>FN</w:t>
                            </w:r>
                          </w:p>
                        </w:tc>
                        <w:tc>
                          <w:tcPr>
                            <w:tcW w:w="528" w:type="pct"/>
                          </w:tcPr>
                          <w:p w14:paraId="160FF15E" w14:textId="77777777" w:rsidR="00F739FA" w:rsidRPr="00A017B4" w:rsidRDefault="00F739FA" w:rsidP="00474A08">
                            <w:pPr>
                              <w:jc w:val="center"/>
                              <w:rPr>
                                <w:color w:val="000000"/>
                                <w:sz w:val="16"/>
                                <w:szCs w:val="16"/>
                              </w:rPr>
                            </w:pPr>
                            <w:r w:rsidRPr="00A017B4">
                              <w:rPr>
                                <w:i/>
                                <w:iCs/>
                                <w:color w:val="000000"/>
                                <w:sz w:val="16"/>
                                <w:szCs w:val="16"/>
                              </w:rPr>
                              <w:t>Precision ± 95% CI</w:t>
                            </w:r>
                            <w:del w:id="445" w:author="Md Rafi Islam" w:date="2026-08-12T17:11:00Z" w16du:dateUtc="2026-08-12T22:11:00Z">
                              <w:r w:rsidRPr="00A017B4" w:rsidDel="0041279D">
                                <w:rPr>
                                  <w:i/>
                                  <w:iCs/>
                                  <w:color w:val="000000"/>
                                  <w:sz w:val="16"/>
                                  <w:szCs w:val="16"/>
                                </w:rPr>
                                <w:delText xml:space="preserve"> (%)</w:delText>
                              </w:r>
                            </w:del>
                          </w:p>
                        </w:tc>
                        <w:tc>
                          <w:tcPr>
                            <w:tcW w:w="528" w:type="pct"/>
                          </w:tcPr>
                          <w:p w14:paraId="7CAB690E" w14:textId="77777777" w:rsidR="00F739FA" w:rsidRPr="00A017B4" w:rsidRDefault="00F739FA" w:rsidP="00474A08">
                            <w:pPr>
                              <w:jc w:val="center"/>
                              <w:rPr>
                                <w:i/>
                                <w:iCs/>
                                <w:color w:val="000000"/>
                                <w:sz w:val="16"/>
                                <w:szCs w:val="16"/>
                              </w:rPr>
                            </w:pPr>
                            <w:r w:rsidRPr="00A017B4">
                              <w:rPr>
                                <w:i/>
                                <w:iCs/>
                                <w:color w:val="000000"/>
                                <w:sz w:val="16"/>
                                <w:szCs w:val="16"/>
                              </w:rPr>
                              <w:t>Recall ± 95% CI</w:t>
                            </w:r>
                            <w:del w:id="446" w:author="Md Rafi Islam" w:date="2026-08-12T17:11:00Z" w16du:dateUtc="2026-08-12T22:11:00Z">
                              <w:r w:rsidRPr="00A017B4" w:rsidDel="0041279D">
                                <w:rPr>
                                  <w:i/>
                                  <w:iCs/>
                                  <w:color w:val="000000"/>
                                  <w:sz w:val="16"/>
                                  <w:szCs w:val="16"/>
                                </w:rPr>
                                <w:delText xml:space="preserve"> (%)</w:delText>
                              </w:r>
                            </w:del>
                          </w:p>
                        </w:tc>
                        <w:tc>
                          <w:tcPr>
                            <w:tcW w:w="574" w:type="pct"/>
                          </w:tcPr>
                          <w:p w14:paraId="56EA29FB" w14:textId="77777777" w:rsidR="00F739FA" w:rsidRPr="00A017B4" w:rsidRDefault="00F739FA" w:rsidP="00474A08">
                            <w:pPr>
                              <w:jc w:val="center"/>
                              <w:rPr>
                                <w:i/>
                                <w:iCs/>
                                <w:color w:val="000000"/>
                                <w:sz w:val="16"/>
                                <w:szCs w:val="16"/>
                              </w:rPr>
                            </w:pPr>
                            <w:r w:rsidRPr="00A017B4">
                              <w:rPr>
                                <w:i/>
                                <w:iCs/>
                                <w:color w:val="000000"/>
                                <w:sz w:val="16"/>
                                <w:szCs w:val="16"/>
                              </w:rPr>
                              <w:t>Puff Count MAE ± 95% CI (%)</w:t>
                            </w:r>
                          </w:p>
                        </w:tc>
                        <w:tc>
                          <w:tcPr>
                            <w:tcW w:w="616" w:type="pct"/>
                            <w:vMerge/>
                          </w:tcPr>
                          <w:p w14:paraId="70597199" w14:textId="77777777" w:rsidR="00F739FA" w:rsidRPr="00A017B4" w:rsidRDefault="00F739FA" w:rsidP="00474A08">
                            <w:pPr>
                              <w:jc w:val="center"/>
                              <w:rPr>
                                <w:i/>
                                <w:iCs/>
                                <w:color w:val="000000"/>
                                <w:sz w:val="16"/>
                                <w:szCs w:val="16"/>
                              </w:rPr>
                            </w:pPr>
                          </w:p>
                        </w:tc>
                      </w:tr>
                      <w:tr w:rsidR="00C134E8" w:rsidRPr="00A017B4" w14:paraId="16C25865" w14:textId="77777777" w:rsidTr="00C134E8">
                        <w:trPr>
                          <w:trHeight w:val="285"/>
                        </w:trPr>
                        <w:tc>
                          <w:tcPr>
                            <w:tcW w:w="236" w:type="pct"/>
                          </w:tcPr>
                          <w:p w14:paraId="5A9F5C3F"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EA2B1DB" w14:textId="77777777" w:rsidR="00C134E8" w:rsidRPr="00A017B4" w:rsidRDefault="00C134E8" w:rsidP="00C134E8">
                            <w:pPr>
                              <w:jc w:val="center"/>
                              <w:rPr>
                                <w:color w:val="000000"/>
                                <w:sz w:val="16"/>
                                <w:szCs w:val="16"/>
                              </w:rPr>
                            </w:pPr>
                            <w:r w:rsidRPr="00A017B4">
                              <w:rPr>
                                <w:sz w:val="16"/>
                                <w:szCs w:val="16"/>
                              </w:rPr>
                              <w:t>Adjust Myflavor</w:t>
                            </w:r>
                          </w:p>
                        </w:tc>
                        <w:tc>
                          <w:tcPr>
                            <w:tcW w:w="294" w:type="pct"/>
                          </w:tcPr>
                          <w:p w14:paraId="328DF7A6" w14:textId="77777777" w:rsidR="00C134E8" w:rsidRPr="00A017B4" w:rsidRDefault="00C134E8" w:rsidP="00C134E8">
                            <w:pPr>
                              <w:jc w:val="center"/>
                              <w:rPr>
                                <w:color w:val="000000"/>
                                <w:sz w:val="16"/>
                                <w:szCs w:val="16"/>
                              </w:rPr>
                            </w:pPr>
                            <w:r w:rsidRPr="00A017B4">
                              <w:rPr>
                                <w:sz w:val="16"/>
                                <w:szCs w:val="16"/>
                              </w:rPr>
                              <w:t>440</w:t>
                            </w:r>
                          </w:p>
                        </w:tc>
                        <w:tc>
                          <w:tcPr>
                            <w:tcW w:w="404" w:type="pct"/>
                          </w:tcPr>
                          <w:p w14:paraId="0B627406" w14:textId="77777777" w:rsidR="00C134E8" w:rsidRPr="00A017B4" w:rsidRDefault="00C134E8" w:rsidP="00C134E8">
                            <w:pPr>
                              <w:jc w:val="center"/>
                              <w:rPr>
                                <w:color w:val="000000"/>
                                <w:sz w:val="16"/>
                                <w:szCs w:val="16"/>
                              </w:rPr>
                            </w:pPr>
                            <w:r w:rsidRPr="00A017B4">
                              <w:rPr>
                                <w:sz w:val="16"/>
                                <w:szCs w:val="16"/>
                              </w:rPr>
                              <w:t>11</w:t>
                            </w:r>
                          </w:p>
                        </w:tc>
                        <w:tc>
                          <w:tcPr>
                            <w:tcW w:w="402" w:type="pct"/>
                          </w:tcPr>
                          <w:p w14:paraId="5B09C00D" w14:textId="77777777" w:rsidR="00C134E8" w:rsidRPr="00A017B4" w:rsidRDefault="00C134E8" w:rsidP="00C134E8">
                            <w:pPr>
                              <w:jc w:val="center"/>
                              <w:rPr>
                                <w:color w:val="000000"/>
                                <w:sz w:val="16"/>
                                <w:szCs w:val="16"/>
                              </w:rPr>
                            </w:pPr>
                            <w:r w:rsidRPr="00A017B4">
                              <w:rPr>
                                <w:sz w:val="16"/>
                                <w:szCs w:val="16"/>
                              </w:rPr>
                              <w:t>440</w:t>
                            </w:r>
                          </w:p>
                        </w:tc>
                        <w:tc>
                          <w:tcPr>
                            <w:tcW w:w="280" w:type="pct"/>
                          </w:tcPr>
                          <w:p w14:paraId="2019A391" w14:textId="77777777" w:rsidR="00C134E8" w:rsidRPr="00A017B4" w:rsidRDefault="00C134E8" w:rsidP="00C134E8">
                            <w:pPr>
                              <w:jc w:val="center"/>
                              <w:rPr>
                                <w:sz w:val="16"/>
                                <w:szCs w:val="16"/>
                              </w:rPr>
                            </w:pPr>
                            <w:r w:rsidRPr="00A017B4">
                              <w:rPr>
                                <w:sz w:val="16"/>
                                <w:szCs w:val="16"/>
                              </w:rPr>
                              <w:t>440</w:t>
                            </w:r>
                          </w:p>
                        </w:tc>
                        <w:tc>
                          <w:tcPr>
                            <w:tcW w:w="234" w:type="pct"/>
                          </w:tcPr>
                          <w:p w14:paraId="12A4BA49" w14:textId="77777777" w:rsidR="00C134E8" w:rsidRPr="00A017B4" w:rsidRDefault="00C134E8" w:rsidP="00C134E8">
                            <w:pPr>
                              <w:jc w:val="center"/>
                              <w:rPr>
                                <w:sz w:val="16"/>
                                <w:szCs w:val="16"/>
                              </w:rPr>
                            </w:pPr>
                            <w:r w:rsidRPr="00A017B4">
                              <w:rPr>
                                <w:sz w:val="16"/>
                                <w:szCs w:val="16"/>
                              </w:rPr>
                              <w:t>0</w:t>
                            </w:r>
                          </w:p>
                        </w:tc>
                        <w:tc>
                          <w:tcPr>
                            <w:tcW w:w="225" w:type="pct"/>
                          </w:tcPr>
                          <w:p w14:paraId="548B365E"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BB1A8A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69A0468A"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4BF12BF" w14:textId="0232B841" w:rsidR="00C134E8" w:rsidRPr="00A017B4" w:rsidRDefault="009E312F" w:rsidP="00C134E8">
                            <w:pPr>
                              <w:jc w:val="center"/>
                              <w:rPr>
                                <w:color w:val="000000"/>
                                <w:sz w:val="16"/>
                                <w:szCs w:val="16"/>
                              </w:rPr>
                            </w:pPr>
                            <w:ins w:id="447" w:author="Md Rafi Islam" w:date="2026-08-12T12:44:00Z" w16du:dateUtc="2026-08-12T17:44:00Z">
                              <w:r>
                                <w:rPr>
                                  <w:sz w:val="16"/>
                                  <w:szCs w:val="16"/>
                                </w:rPr>
                                <w:t>0</w:t>
                              </w:r>
                            </w:ins>
                            <w:del w:id="448" w:author="Md Rafi Islam" w:date="2026-08-12T11:34:00Z" w16du:dateUtc="2026-08-12T16:34:00Z">
                              <w:r w:rsidR="00C134E8" w:rsidRPr="00A017B4" w:rsidDel="00F8293A">
                                <w:rPr>
                                  <w:sz w:val="16"/>
                                  <w:szCs w:val="16"/>
                                </w:rPr>
                                <w:delText>0±0.00</w:delText>
                              </w:r>
                            </w:del>
                          </w:p>
                        </w:tc>
                        <w:tc>
                          <w:tcPr>
                            <w:tcW w:w="616" w:type="pct"/>
                          </w:tcPr>
                          <w:p w14:paraId="713EF177" w14:textId="54FF12CE" w:rsidR="00C134E8" w:rsidRPr="00A017B4" w:rsidRDefault="00C134E8" w:rsidP="00C134E8">
                            <w:pPr>
                              <w:jc w:val="center"/>
                              <w:rPr>
                                <w:color w:val="000000"/>
                                <w:sz w:val="16"/>
                                <w:szCs w:val="16"/>
                              </w:rPr>
                            </w:pPr>
                            <w:ins w:id="449" w:author="Md Rafi Islam" w:date="2026-08-12T11:34:00Z" w16du:dateUtc="2026-08-12T16:34:00Z">
                              <w:r w:rsidRPr="00B13073">
                                <w:rPr>
                                  <w:sz w:val="16"/>
                                  <w:szCs w:val="16"/>
                                </w:rPr>
                                <w:t>8.91±0.55</w:t>
                              </w:r>
                            </w:ins>
                            <w:del w:id="450" w:author="Md Rafi Islam" w:date="2026-08-12T11:34:00Z" w16du:dateUtc="2026-08-12T16:34:00Z">
                              <w:r w:rsidRPr="00A017B4" w:rsidDel="00F8293A">
                                <w:rPr>
                                  <w:sz w:val="16"/>
                                  <w:szCs w:val="16"/>
                                </w:rPr>
                                <w:delText>8.91±0.55</w:delText>
                              </w:r>
                            </w:del>
                          </w:p>
                        </w:tc>
                      </w:tr>
                      <w:tr w:rsidR="00C134E8" w:rsidRPr="00A017B4" w14:paraId="7E115957" w14:textId="77777777" w:rsidTr="00C134E8">
                        <w:tc>
                          <w:tcPr>
                            <w:tcW w:w="236" w:type="pct"/>
                          </w:tcPr>
                          <w:p w14:paraId="38C5DF6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A183B8D" w14:textId="77777777" w:rsidR="00C134E8" w:rsidRPr="00A017B4" w:rsidRDefault="00C134E8" w:rsidP="00C134E8">
                            <w:pPr>
                              <w:jc w:val="center"/>
                              <w:rPr>
                                <w:color w:val="000000"/>
                                <w:sz w:val="16"/>
                                <w:szCs w:val="16"/>
                              </w:rPr>
                            </w:pPr>
                            <w:r w:rsidRPr="00A017B4">
                              <w:rPr>
                                <w:sz w:val="16"/>
                                <w:szCs w:val="16"/>
                              </w:rPr>
                              <w:t>Artery CL6</w:t>
                            </w:r>
                          </w:p>
                        </w:tc>
                        <w:tc>
                          <w:tcPr>
                            <w:tcW w:w="294" w:type="pct"/>
                          </w:tcPr>
                          <w:p w14:paraId="2EB14E7D" w14:textId="77777777" w:rsidR="00C134E8" w:rsidRPr="00A017B4" w:rsidRDefault="00C134E8" w:rsidP="00C134E8">
                            <w:pPr>
                              <w:jc w:val="center"/>
                              <w:rPr>
                                <w:color w:val="000000"/>
                                <w:sz w:val="16"/>
                                <w:szCs w:val="16"/>
                              </w:rPr>
                            </w:pPr>
                            <w:r w:rsidRPr="00A017B4">
                              <w:rPr>
                                <w:sz w:val="16"/>
                                <w:szCs w:val="16"/>
                              </w:rPr>
                              <w:t>433</w:t>
                            </w:r>
                          </w:p>
                        </w:tc>
                        <w:tc>
                          <w:tcPr>
                            <w:tcW w:w="404" w:type="pct"/>
                          </w:tcPr>
                          <w:p w14:paraId="631CE913"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67266BAC" w14:textId="77777777" w:rsidR="00C134E8" w:rsidRPr="00A017B4" w:rsidRDefault="00C134E8" w:rsidP="00C134E8">
                            <w:pPr>
                              <w:jc w:val="center"/>
                              <w:rPr>
                                <w:color w:val="000000"/>
                                <w:sz w:val="16"/>
                                <w:szCs w:val="16"/>
                              </w:rPr>
                            </w:pPr>
                            <w:r w:rsidRPr="00A017B4">
                              <w:rPr>
                                <w:sz w:val="16"/>
                                <w:szCs w:val="16"/>
                              </w:rPr>
                              <w:t>403</w:t>
                            </w:r>
                          </w:p>
                        </w:tc>
                        <w:tc>
                          <w:tcPr>
                            <w:tcW w:w="280" w:type="pct"/>
                          </w:tcPr>
                          <w:p w14:paraId="47FD834B" w14:textId="77777777" w:rsidR="00C134E8" w:rsidRPr="00A017B4" w:rsidRDefault="00C134E8" w:rsidP="00C134E8">
                            <w:pPr>
                              <w:jc w:val="center"/>
                              <w:rPr>
                                <w:sz w:val="16"/>
                                <w:szCs w:val="16"/>
                              </w:rPr>
                            </w:pPr>
                            <w:r w:rsidRPr="00A017B4">
                              <w:rPr>
                                <w:sz w:val="16"/>
                                <w:szCs w:val="16"/>
                              </w:rPr>
                              <w:t>403</w:t>
                            </w:r>
                          </w:p>
                        </w:tc>
                        <w:tc>
                          <w:tcPr>
                            <w:tcW w:w="234" w:type="pct"/>
                          </w:tcPr>
                          <w:p w14:paraId="63A2BDF8" w14:textId="77777777" w:rsidR="00C134E8" w:rsidRPr="00A017B4" w:rsidRDefault="00C134E8" w:rsidP="00C134E8">
                            <w:pPr>
                              <w:jc w:val="center"/>
                              <w:rPr>
                                <w:sz w:val="16"/>
                                <w:szCs w:val="16"/>
                              </w:rPr>
                            </w:pPr>
                            <w:r w:rsidRPr="00A017B4">
                              <w:rPr>
                                <w:sz w:val="16"/>
                                <w:szCs w:val="16"/>
                              </w:rPr>
                              <w:t>0</w:t>
                            </w:r>
                          </w:p>
                        </w:tc>
                        <w:tc>
                          <w:tcPr>
                            <w:tcW w:w="225" w:type="pct"/>
                          </w:tcPr>
                          <w:p w14:paraId="755EB83E" w14:textId="77777777" w:rsidR="00C134E8" w:rsidRPr="00A017B4" w:rsidRDefault="00C134E8" w:rsidP="00C134E8">
                            <w:pPr>
                              <w:jc w:val="center"/>
                              <w:rPr>
                                <w:color w:val="000000"/>
                                <w:sz w:val="16"/>
                                <w:szCs w:val="16"/>
                              </w:rPr>
                            </w:pPr>
                            <w:r w:rsidRPr="00A017B4">
                              <w:rPr>
                                <w:sz w:val="16"/>
                                <w:szCs w:val="16"/>
                              </w:rPr>
                              <w:t>30</w:t>
                            </w:r>
                          </w:p>
                        </w:tc>
                        <w:tc>
                          <w:tcPr>
                            <w:tcW w:w="528" w:type="pct"/>
                          </w:tcPr>
                          <w:p w14:paraId="4DCF2AF8"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FB03D18" w14:textId="3E7EE7B1" w:rsidR="00C134E8" w:rsidRPr="00A017B4" w:rsidRDefault="00C134E8" w:rsidP="00C134E8">
                            <w:pPr>
                              <w:jc w:val="center"/>
                              <w:rPr>
                                <w:color w:val="000000"/>
                                <w:sz w:val="16"/>
                                <w:szCs w:val="16"/>
                              </w:rPr>
                            </w:pPr>
                            <w:r w:rsidRPr="00A017B4">
                              <w:rPr>
                                <w:sz w:val="16"/>
                                <w:szCs w:val="16"/>
                              </w:rPr>
                              <w:t>0.</w:t>
                            </w:r>
                            <w:ins w:id="451" w:author="Md Rafi Islam" w:date="2026-08-12T12:35:00Z" w16du:dateUtc="2026-08-12T17:35:00Z">
                              <w:r w:rsidR="009E312F">
                                <w:rPr>
                                  <w:sz w:val="16"/>
                                  <w:szCs w:val="16"/>
                                </w:rPr>
                                <w:t>93</w:t>
                              </w:r>
                            </w:ins>
                            <w:del w:id="452" w:author="Md Rafi Islam" w:date="2026-08-12T12:35:00Z" w16du:dateUtc="2026-08-12T17:35:00Z">
                              <w:r w:rsidRPr="00A017B4" w:rsidDel="009E312F">
                                <w:rPr>
                                  <w:sz w:val="16"/>
                                  <w:szCs w:val="16"/>
                                </w:rPr>
                                <w:delText>89</w:delText>
                              </w:r>
                            </w:del>
                            <w:r w:rsidRPr="00A017B4">
                              <w:rPr>
                                <w:sz w:val="16"/>
                                <w:szCs w:val="16"/>
                              </w:rPr>
                              <w:t>±0.1</w:t>
                            </w:r>
                            <w:del w:id="453" w:author="Md Rafi Islam" w:date="2026-08-12T12:35:00Z" w16du:dateUtc="2026-08-12T17:35:00Z">
                              <w:r w:rsidRPr="00A017B4" w:rsidDel="009E312F">
                                <w:rPr>
                                  <w:sz w:val="16"/>
                                  <w:szCs w:val="16"/>
                                </w:rPr>
                                <w:delText>57</w:delText>
                              </w:r>
                            </w:del>
                          </w:p>
                        </w:tc>
                        <w:tc>
                          <w:tcPr>
                            <w:tcW w:w="574" w:type="pct"/>
                          </w:tcPr>
                          <w:p w14:paraId="472482C2" w14:textId="70D6A4CE" w:rsidR="00C134E8" w:rsidRPr="00A017B4" w:rsidRDefault="00C134E8" w:rsidP="00C134E8">
                            <w:pPr>
                              <w:jc w:val="center"/>
                              <w:rPr>
                                <w:color w:val="000000"/>
                                <w:sz w:val="16"/>
                                <w:szCs w:val="16"/>
                              </w:rPr>
                            </w:pPr>
                            <w:ins w:id="454" w:author="Md Rafi Islam" w:date="2026-08-12T11:34:00Z" w16du:dateUtc="2026-08-12T16:34:00Z">
                              <w:r>
                                <w:rPr>
                                  <w:sz w:val="16"/>
                                  <w:szCs w:val="16"/>
                                </w:rPr>
                                <w:t>6.93</w:t>
                              </w:r>
                              <w:r w:rsidRPr="0064524D">
                                <w:rPr>
                                  <w:sz w:val="16"/>
                                  <w:szCs w:val="16"/>
                                </w:rPr>
                                <w:t>±</w:t>
                              </w:r>
                              <w:r>
                                <w:rPr>
                                  <w:sz w:val="16"/>
                                  <w:szCs w:val="16"/>
                                </w:rPr>
                                <w:t>9.95</w:t>
                              </w:r>
                            </w:ins>
                            <w:del w:id="455" w:author="Md Rafi Islam" w:date="2026-08-12T11:34:00Z" w16du:dateUtc="2026-08-12T16:34:00Z">
                              <w:r w:rsidRPr="00A017B4" w:rsidDel="00F8293A">
                                <w:rPr>
                                  <w:sz w:val="16"/>
                                  <w:szCs w:val="16"/>
                                </w:rPr>
                                <w:delText>10.77±15.72</w:delText>
                              </w:r>
                            </w:del>
                          </w:p>
                        </w:tc>
                        <w:tc>
                          <w:tcPr>
                            <w:tcW w:w="616" w:type="pct"/>
                          </w:tcPr>
                          <w:p w14:paraId="5EB9196D" w14:textId="640FEDDD" w:rsidR="00C134E8" w:rsidRPr="00A017B4" w:rsidRDefault="00C134E8" w:rsidP="00C134E8">
                            <w:pPr>
                              <w:jc w:val="center"/>
                              <w:rPr>
                                <w:color w:val="000000"/>
                                <w:sz w:val="16"/>
                                <w:szCs w:val="16"/>
                              </w:rPr>
                            </w:pPr>
                            <w:ins w:id="456" w:author="Md Rafi Islam" w:date="2026-08-12T11:34:00Z" w16du:dateUtc="2026-08-12T16:34:00Z">
                              <w:r>
                                <w:rPr>
                                  <w:sz w:val="16"/>
                                  <w:szCs w:val="16"/>
                                </w:rPr>
                                <w:t>9.20</w:t>
                              </w:r>
                              <w:r w:rsidRPr="0064524D">
                                <w:rPr>
                                  <w:sz w:val="16"/>
                                  <w:szCs w:val="16"/>
                                </w:rPr>
                                <w:t>±1</w:t>
                              </w:r>
                              <w:r>
                                <w:rPr>
                                  <w:sz w:val="16"/>
                                  <w:szCs w:val="16"/>
                                </w:rPr>
                                <w:t>0</w:t>
                              </w:r>
                              <w:r w:rsidRPr="0064524D">
                                <w:rPr>
                                  <w:sz w:val="16"/>
                                  <w:szCs w:val="16"/>
                                </w:rPr>
                                <w:t>.</w:t>
                              </w:r>
                              <w:r>
                                <w:rPr>
                                  <w:sz w:val="16"/>
                                  <w:szCs w:val="16"/>
                                </w:rPr>
                                <w:t>11</w:t>
                              </w:r>
                            </w:ins>
                            <w:del w:id="457" w:author="Md Rafi Islam" w:date="2026-08-12T11:34:00Z" w16du:dateUtc="2026-08-12T16:34:00Z">
                              <w:r w:rsidRPr="00A017B4" w:rsidDel="00F8293A">
                                <w:rPr>
                                  <w:sz w:val="16"/>
                                  <w:szCs w:val="16"/>
                                </w:rPr>
                                <w:delText>13.46±11.85</w:delText>
                              </w:r>
                            </w:del>
                          </w:p>
                        </w:tc>
                      </w:tr>
                      <w:tr w:rsidR="00C134E8" w:rsidRPr="00A017B4" w14:paraId="165A84A4" w14:textId="77777777" w:rsidTr="00C134E8">
                        <w:tc>
                          <w:tcPr>
                            <w:tcW w:w="236" w:type="pct"/>
                          </w:tcPr>
                          <w:p w14:paraId="7A9D4A46"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F376061" w14:textId="34CE07CF" w:rsidR="00C134E8" w:rsidRPr="00A017B4" w:rsidRDefault="00C134E8" w:rsidP="00C134E8">
                            <w:pPr>
                              <w:jc w:val="center"/>
                              <w:rPr>
                                <w:color w:val="000000"/>
                                <w:sz w:val="16"/>
                                <w:szCs w:val="16"/>
                              </w:rPr>
                            </w:pPr>
                            <w:r w:rsidRPr="00A017B4">
                              <w:rPr>
                                <w:sz w:val="16"/>
                                <w:szCs w:val="16"/>
                              </w:rPr>
                              <w:t>Breeze Pro*</w:t>
                            </w:r>
                            <w:ins w:id="458" w:author="Edward Sazonov" w:date="2026-08-04T15:43:00Z" w16du:dateUtc="2026-08-04T20:43:00Z">
                              <w:r w:rsidRPr="00A017B4">
                                <w:rPr>
                                  <w:sz w:val="18"/>
                                  <w:szCs w:val="18"/>
                                  <w:vertAlign w:val="superscript"/>
                                </w:rPr>
                                <w:t>c</w:t>
                              </w:r>
                            </w:ins>
                          </w:p>
                        </w:tc>
                        <w:tc>
                          <w:tcPr>
                            <w:tcW w:w="294" w:type="pct"/>
                          </w:tcPr>
                          <w:p w14:paraId="0A795A4F" w14:textId="77777777" w:rsidR="00C134E8" w:rsidRPr="00A017B4" w:rsidRDefault="00C134E8" w:rsidP="00C134E8">
                            <w:pPr>
                              <w:jc w:val="center"/>
                              <w:rPr>
                                <w:color w:val="000000"/>
                                <w:sz w:val="16"/>
                                <w:szCs w:val="16"/>
                              </w:rPr>
                            </w:pPr>
                            <w:r w:rsidRPr="00A017B4">
                              <w:rPr>
                                <w:sz w:val="16"/>
                                <w:szCs w:val="16"/>
                              </w:rPr>
                              <w:t>400</w:t>
                            </w:r>
                          </w:p>
                        </w:tc>
                        <w:tc>
                          <w:tcPr>
                            <w:tcW w:w="404" w:type="pct"/>
                          </w:tcPr>
                          <w:p w14:paraId="6C8A3FEB"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0EC3158E" w14:textId="77777777" w:rsidR="00C134E8" w:rsidRPr="00A017B4" w:rsidRDefault="00C134E8" w:rsidP="00C134E8">
                            <w:pPr>
                              <w:jc w:val="center"/>
                              <w:rPr>
                                <w:color w:val="000000"/>
                                <w:sz w:val="16"/>
                                <w:szCs w:val="16"/>
                              </w:rPr>
                            </w:pPr>
                            <w:r w:rsidRPr="00A017B4">
                              <w:rPr>
                                <w:sz w:val="16"/>
                                <w:szCs w:val="16"/>
                              </w:rPr>
                              <w:t>397</w:t>
                            </w:r>
                          </w:p>
                        </w:tc>
                        <w:tc>
                          <w:tcPr>
                            <w:tcW w:w="280" w:type="pct"/>
                          </w:tcPr>
                          <w:p w14:paraId="6D1EB3BD" w14:textId="77777777" w:rsidR="00C134E8" w:rsidRPr="00A017B4" w:rsidRDefault="00C134E8" w:rsidP="00C134E8">
                            <w:pPr>
                              <w:jc w:val="center"/>
                              <w:rPr>
                                <w:sz w:val="16"/>
                                <w:szCs w:val="16"/>
                              </w:rPr>
                            </w:pPr>
                            <w:r w:rsidRPr="00A017B4">
                              <w:rPr>
                                <w:sz w:val="16"/>
                                <w:szCs w:val="16"/>
                              </w:rPr>
                              <w:t>397</w:t>
                            </w:r>
                          </w:p>
                        </w:tc>
                        <w:tc>
                          <w:tcPr>
                            <w:tcW w:w="234" w:type="pct"/>
                          </w:tcPr>
                          <w:p w14:paraId="4DE23A9E" w14:textId="77777777" w:rsidR="00C134E8" w:rsidRPr="00A017B4" w:rsidRDefault="00C134E8" w:rsidP="00C134E8">
                            <w:pPr>
                              <w:jc w:val="center"/>
                              <w:rPr>
                                <w:sz w:val="16"/>
                                <w:szCs w:val="16"/>
                              </w:rPr>
                            </w:pPr>
                            <w:r w:rsidRPr="00A017B4">
                              <w:rPr>
                                <w:sz w:val="16"/>
                                <w:szCs w:val="16"/>
                              </w:rPr>
                              <w:t>0</w:t>
                            </w:r>
                          </w:p>
                        </w:tc>
                        <w:tc>
                          <w:tcPr>
                            <w:tcW w:w="225" w:type="pct"/>
                          </w:tcPr>
                          <w:p w14:paraId="7AEF9B08"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551B87BA"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C32D44C" w14:textId="77777777" w:rsidR="00C134E8" w:rsidRPr="00A017B4" w:rsidRDefault="00C134E8" w:rsidP="00C134E8">
                            <w:pPr>
                              <w:jc w:val="center"/>
                              <w:rPr>
                                <w:color w:val="000000"/>
                                <w:sz w:val="16"/>
                                <w:szCs w:val="16"/>
                              </w:rPr>
                            </w:pPr>
                            <w:r w:rsidRPr="00A017B4">
                              <w:rPr>
                                <w:sz w:val="16"/>
                                <w:szCs w:val="16"/>
                              </w:rPr>
                              <w:t>0.99±0.021</w:t>
                            </w:r>
                          </w:p>
                        </w:tc>
                        <w:tc>
                          <w:tcPr>
                            <w:tcW w:w="574" w:type="pct"/>
                          </w:tcPr>
                          <w:p w14:paraId="65072666" w14:textId="77309AB4" w:rsidR="00C134E8" w:rsidRPr="00A017B4" w:rsidRDefault="00C134E8" w:rsidP="00C134E8">
                            <w:pPr>
                              <w:jc w:val="center"/>
                              <w:rPr>
                                <w:color w:val="000000"/>
                                <w:sz w:val="16"/>
                                <w:szCs w:val="16"/>
                              </w:rPr>
                            </w:pPr>
                            <w:ins w:id="459" w:author="Md Rafi Islam" w:date="2026-08-12T11:34:00Z" w16du:dateUtc="2026-08-12T16:34:00Z">
                              <w:r w:rsidRPr="0064524D">
                                <w:rPr>
                                  <w:sz w:val="16"/>
                                  <w:szCs w:val="16"/>
                                </w:rPr>
                                <w:t>0.75±2.08</w:t>
                              </w:r>
                            </w:ins>
                            <w:del w:id="460" w:author="Md Rafi Islam" w:date="2026-08-12T11:34:00Z" w16du:dateUtc="2026-08-12T16:34:00Z">
                              <w:r w:rsidRPr="00A017B4" w:rsidDel="00F8293A">
                                <w:rPr>
                                  <w:sz w:val="16"/>
                                  <w:szCs w:val="16"/>
                                </w:rPr>
                                <w:delText>0.75±2.08</w:delText>
                              </w:r>
                            </w:del>
                          </w:p>
                        </w:tc>
                        <w:tc>
                          <w:tcPr>
                            <w:tcW w:w="616" w:type="pct"/>
                          </w:tcPr>
                          <w:p w14:paraId="5E58F922" w14:textId="415ADBEB" w:rsidR="00C134E8" w:rsidRPr="00A017B4" w:rsidRDefault="00C134E8" w:rsidP="00C134E8">
                            <w:pPr>
                              <w:jc w:val="center"/>
                              <w:rPr>
                                <w:color w:val="000000"/>
                                <w:sz w:val="16"/>
                                <w:szCs w:val="16"/>
                              </w:rPr>
                            </w:pPr>
                            <w:ins w:id="461" w:author="Md Rafi Islam" w:date="2026-08-12T11:34:00Z" w16du:dateUtc="2026-08-12T16:34:00Z">
                              <w:r>
                                <w:rPr>
                                  <w:sz w:val="16"/>
                                  <w:szCs w:val="16"/>
                                </w:rPr>
                                <w:t>3.42</w:t>
                              </w:r>
                              <w:r w:rsidRPr="0064524D">
                                <w:rPr>
                                  <w:sz w:val="16"/>
                                  <w:szCs w:val="16"/>
                                </w:rPr>
                                <w:t>±1.37</w:t>
                              </w:r>
                            </w:ins>
                            <w:del w:id="462" w:author="Md Rafi Islam" w:date="2026-08-12T11:34:00Z" w16du:dateUtc="2026-08-12T16:34:00Z">
                              <w:r w:rsidRPr="00A017B4" w:rsidDel="00F8293A">
                                <w:rPr>
                                  <w:sz w:val="16"/>
                                  <w:szCs w:val="16"/>
                                </w:rPr>
                                <w:delText>3.42±1.37</w:delText>
                              </w:r>
                            </w:del>
                          </w:p>
                        </w:tc>
                      </w:tr>
                      <w:tr w:rsidR="00C134E8" w:rsidRPr="00A017B4" w14:paraId="007C8068" w14:textId="77777777" w:rsidTr="00C134E8">
                        <w:tc>
                          <w:tcPr>
                            <w:tcW w:w="236" w:type="pct"/>
                          </w:tcPr>
                          <w:p w14:paraId="299F41A6"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DA64E60" w14:textId="77777777" w:rsidR="00C134E8" w:rsidRPr="00A017B4" w:rsidRDefault="00C134E8" w:rsidP="00C134E8">
                            <w:pPr>
                              <w:jc w:val="center"/>
                              <w:rPr>
                                <w:color w:val="000000"/>
                                <w:sz w:val="16"/>
                                <w:szCs w:val="16"/>
                              </w:rPr>
                            </w:pPr>
                            <w:r w:rsidRPr="00A017B4">
                              <w:rPr>
                                <w:sz w:val="16"/>
                                <w:szCs w:val="16"/>
                              </w:rPr>
                              <w:t>EBCreate BC 5000*</w:t>
                            </w:r>
                          </w:p>
                        </w:tc>
                        <w:tc>
                          <w:tcPr>
                            <w:tcW w:w="294" w:type="pct"/>
                          </w:tcPr>
                          <w:p w14:paraId="5019A73E" w14:textId="77777777" w:rsidR="00C134E8" w:rsidRPr="00A017B4" w:rsidRDefault="00C134E8" w:rsidP="00C134E8">
                            <w:pPr>
                              <w:jc w:val="center"/>
                              <w:rPr>
                                <w:color w:val="000000"/>
                                <w:sz w:val="16"/>
                                <w:szCs w:val="16"/>
                              </w:rPr>
                            </w:pPr>
                            <w:r w:rsidRPr="00A017B4">
                              <w:rPr>
                                <w:sz w:val="16"/>
                                <w:szCs w:val="16"/>
                              </w:rPr>
                              <w:t>450</w:t>
                            </w:r>
                          </w:p>
                        </w:tc>
                        <w:tc>
                          <w:tcPr>
                            <w:tcW w:w="404" w:type="pct"/>
                          </w:tcPr>
                          <w:p w14:paraId="0331E4B9"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2C202F9A" w14:textId="77777777" w:rsidR="00C134E8" w:rsidRPr="00A017B4" w:rsidRDefault="00C134E8" w:rsidP="00C134E8">
                            <w:pPr>
                              <w:jc w:val="center"/>
                              <w:rPr>
                                <w:color w:val="000000"/>
                                <w:sz w:val="16"/>
                                <w:szCs w:val="16"/>
                              </w:rPr>
                            </w:pPr>
                            <w:r w:rsidRPr="00A017B4">
                              <w:rPr>
                                <w:sz w:val="16"/>
                                <w:szCs w:val="16"/>
                              </w:rPr>
                              <w:t>446</w:t>
                            </w:r>
                          </w:p>
                        </w:tc>
                        <w:tc>
                          <w:tcPr>
                            <w:tcW w:w="280" w:type="pct"/>
                          </w:tcPr>
                          <w:p w14:paraId="69CEE8BC" w14:textId="77777777" w:rsidR="00C134E8" w:rsidRPr="00A017B4" w:rsidRDefault="00C134E8" w:rsidP="00C134E8">
                            <w:pPr>
                              <w:jc w:val="center"/>
                              <w:rPr>
                                <w:sz w:val="16"/>
                                <w:szCs w:val="16"/>
                              </w:rPr>
                            </w:pPr>
                            <w:r w:rsidRPr="00A017B4">
                              <w:rPr>
                                <w:sz w:val="16"/>
                                <w:szCs w:val="16"/>
                              </w:rPr>
                              <w:t>446</w:t>
                            </w:r>
                          </w:p>
                        </w:tc>
                        <w:tc>
                          <w:tcPr>
                            <w:tcW w:w="234" w:type="pct"/>
                          </w:tcPr>
                          <w:p w14:paraId="41C35135" w14:textId="77777777" w:rsidR="00C134E8" w:rsidRPr="00A017B4" w:rsidRDefault="00C134E8" w:rsidP="00C134E8">
                            <w:pPr>
                              <w:jc w:val="center"/>
                              <w:rPr>
                                <w:sz w:val="16"/>
                                <w:szCs w:val="16"/>
                              </w:rPr>
                            </w:pPr>
                            <w:r w:rsidRPr="00A017B4">
                              <w:rPr>
                                <w:sz w:val="16"/>
                                <w:szCs w:val="16"/>
                              </w:rPr>
                              <w:t>0</w:t>
                            </w:r>
                          </w:p>
                        </w:tc>
                        <w:tc>
                          <w:tcPr>
                            <w:tcW w:w="225" w:type="pct"/>
                          </w:tcPr>
                          <w:p w14:paraId="7D0F4115"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4D40B2DF"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461AF2BF" w14:textId="2734E52A" w:rsidR="00C134E8" w:rsidRPr="00A017B4" w:rsidRDefault="00C134E8" w:rsidP="00C134E8">
                            <w:pPr>
                              <w:jc w:val="center"/>
                              <w:rPr>
                                <w:color w:val="000000"/>
                                <w:sz w:val="16"/>
                                <w:szCs w:val="16"/>
                              </w:rPr>
                            </w:pPr>
                            <w:r w:rsidRPr="00A017B4">
                              <w:rPr>
                                <w:sz w:val="16"/>
                                <w:szCs w:val="16"/>
                              </w:rPr>
                              <w:t>0.9</w:t>
                            </w:r>
                            <w:ins w:id="463" w:author="Md Rafi Islam" w:date="2026-08-12T12:37:00Z" w16du:dateUtc="2026-08-12T17:37:00Z">
                              <w:r w:rsidR="009E312F">
                                <w:rPr>
                                  <w:sz w:val="16"/>
                                  <w:szCs w:val="16"/>
                                </w:rPr>
                                <w:t>9</w:t>
                              </w:r>
                            </w:ins>
                            <w:del w:id="464" w:author="Md Rafi Islam" w:date="2026-08-12T12:37:00Z" w16du:dateUtc="2026-08-12T17:37:00Z">
                              <w:r w:rsidRPr="00A017B4" w:rsidDel="009E312F">
                                <w:rPr>
                                  <w:sz w:val="16"/>
                                  <w:szCs w:val="16"/>
                                </w:rPr>
                                <w:delText>8</w:delText>
                              </w:r>
                            </w:del>
                            <w:r w:rsidRPr="00A017B4">
                              <w:rPr>
                                <w:sz w:val="16"/>
                                <w:szCs w:val="16"/>
                              </w:rPr>
                              <w:t>±0.01</w:t>
                            </w:r>
                            <w:ins w:id="465" w:author="Md Rafi Islam" w:date="2026-08-12T12:37:00Z" w16du:dateUtc="2026-08-12T17:37:00Z">
                              <w:r w:rsidR="009E312F">
                                <w:rPr>
                                  <w:sz w:val="16"/>
                                  <w:szCs w:val="16"/>
                                </w:rPr>
                                <w:t>3</w:t>
                              </w:r>
                            </w:ins>
                            <w:del w:id="466" w:author="Md Rafi Islam" w:date="2026-08-12T12:37:00Z" w16du:dateUtc="2026-08-12T17:37:00Z">
                              <w:r w:rsidRPr="00A017B4" w:rsidDel="009E312F">
                                <w:rPr>
                                  <w:sz w:val="16"/>
                                  <w:szCs w:val="16"/>
                                </w:rPr>
                                <w:delText>5</w:delText>
                              </w:r>
                            </w:del>
                          </w:p>
                        </w:tc>
                        <w:tc>
                          <w:tcPr>
                            <w:tcW w:w="574" w:type="pct"/>
                          </w:tcPr>
                          <w:p w14:paraId="12DF6C25" w14:textId="6746E717" w:rsidR="00C134E8" w:rsidRPr="00A017B4" w:rsidRDefault="00C134E8" w:rsidP="00C134E8">
                            <w:pPr>
                              <w:jc w:val="center"/>
                              <w:rPr>
                                <w:color w:val="000000"/>
                                <w:sz w:val="16"/>
                                <w:szCs w:val="16"/>
                              </w:rPr>
                            </w:pPr>
                            <w:ins w:id="467" w:author="Md Rafi Islam" w:date="2026-08-12T11:34:00Z" w16du:dateUtc="2026-08-12T16:34:00Z">
                              <w:r>
                                <w:rPr>
                                  <w:sz w:val="16"/>
                                  <w:szCs w:val="16"/>
                                </w:rPr>
                                <w:t>0.89</w:t>
                              </w:r>
                              <w:r w:rsidRPr="0064524D">
                                <w:rPr>
                                  <w:sz w:val="16"/>
                                  <w:szCs w:val="16"/>
                                </w:rPr>
                                <w:t>±1.</w:t>
                              </w:r>
                              <w:r>
                                <w:rPr>
                                  <w:sz w:val="16"/>
                                  <w:szCs w:val="16"/>
                                </w:rPr>
                                <w:t>30</w:t>
                              </w:r>
                            </w:ins>
                            <w:del w:id="468" w:author="Md Rafi Islam" w:date="2026-08-12T11:34:00Z" w16du:dateUtc="2026-08-12T16:34:00Z">
                              <w:r w:rsidRPr="00A017B4" w:rsidDel="00F8293A">
                                <w:rPr>
                                  <w:sz w:val="16"/>
                                  <w:szCs w:val="16"/>
                                </w:rPr>
                                <w:delText>1.02±1.46</w:delText>
                              </w:r>
                            </w:del>
                          </w:p>
                        </w:tc>
                        <w:tc>
                          <w:tcPr>
                            <w:tcW w:w="616" w:type="pct"/>
                          </w:tcPr>
                          <w:p w14:paraId="20448A5B" w14:textId="246CE01B" w:rsidR="00C134E8" w:rsidRPr="00A017B4" w:rsidRDefault="00C134E8" w:rsidP="00C134E8">
                            <w:pPr>
                              <w:jc w:val="center"/>
                              <w:rPr>
                                <w:color w:val="000000"/>
                                <w:sz w:val="16"/>
                                <w:szCs w:val="16"/>
                              </w:rPr>
                            </w:pPr>
                            <w:ins w:id="469" w:author="Md Rafi Islam" w:date="2026-08-12T11:34:00Z" w16du:dateUtc="2026-08-12T16:34:00Z">
                              <w:r>
                                <w:rPr>
                                  <w:sz w:val="16"/>
                                  <w:szCs w:val="16"/>
                                </w:rPr>
                                <w:t>1.29</w:t>
                              </w:r>
                              <w:r w:rsidRPr="0064524D">
                                <w:rPr>
                                  <w:sz w:val="16"/>
                                  <w:szCs w:val="16"/>
                                </w:rPr>
                                <w:t>±0.8</w:t>
                              </w:r>
                              <w:r>
                                <w:rPr>
                                  <w:sz w:val="16"/>
                                  <w:szCs w:val="16"/>
                                </w:rPr>
                                <w:t>1</w:t>
                              </w:r>
                            </w:ins>
                            <w:del w:id="470" w:author="Md Rafi Islam" w:date="2026-08-12T11:34:00Z" w16du:dateUtc="2026-08-12T16:34:00Z">
                              <w:r w:rsidRPr="00A017B4" w:rsidDel="00F8293A">
                                <w:rPr>
                                  <w:sz w:val="16"/>
                                  <w:szCs w:val="16"/>
                                </w:rPr>
                                <w:delText>1.31±0.89</w:delText>
                              </w:r>
                            </w:del>
                          </w:p>
                        </w:tc>
                      </w:tr>
                      <w:tr w:rsidR="00C134E8" w:rsidRPr="00A017B4" w14:paraId="727284B2" w14:textId="77777777" w:rsidTr="00C134E8">
                        <w:tc>
                          <w:tcPr>
                            <w:tcW w:w="236" w:type="pct"/>
                          </w:tcPr>
                          <w:p w14:paraId="4356C3DD"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2A4C3F5" w14:textId="77777777" w:rsidR="00C134E8" w:rsidRPr="00A017B4" w:rsidRDefault="00C134E8" w:rsidP="00C134E8">
                            <w:pPr>
                              <w:jc w:val="center"/>
                              <w:rPr>
                                <w:color w:val="000000"/>
                                <w:sz w:val="16"/>
                                <w:szCs w:val="16"/>
                              </w:rPr>
                            </w:pPr>
                            <w:r w:rsidRPr="00A017B4">
                              <w:rPr>
                                <w:sz w:val="16"/>
                                <w:szCs w:val="16"/>
                              </w:rPr>
                              <w:t>Elf Bar BC5000*</w:t>
                            </w:r>
                          </w:p>
                        </w:tc>
                        <w:tc>
                          <w:tcPr>
                            <w:tcW w:w="294" w:type="pct"/>
                          </w:tcPr>
                          <w:p w14:paraId="35FE8F08" w14:textId="77777777" w:rsidR="00C134E8" w:rsidRPr="00A017B4" w:rsidRDefault="00C134E8" w:rsidP="00C134E8">
                            <w:pPr>
                              <w:jc w:val="center"/>
                              <w:rPr>
                                <w:color w:val="000000"/>
                                <w:sz w:val="16"/>
                                <w:szCs w:val="16"/>
                              </w:rPr>
                            </w:pPr>
                            <w:r w:rsidRPr="00A017B4">
                              <w:rPr>
                                <w:sz w:val="16"/>
                                <w:szCs w:val="16"/>
                              </w:rPr>
                              <w:t>448</w:t>
                            </w:r>
                          </w:p>
                        </w:tc>
                        <w:tc>
                          <w:tcPr>
                            <w:tcW w:w="404" w:type="pct"/>
                          </w:tcPr>
                          <w:p w14:paraId="01C1F7A8"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0946A208" w14:textId="77777777" w:rsidR="00C134E8" w:rsidRPr="00A017B4" w:rsidRDefault="00C134E8" w:rsidP="00C134E8">
                            <w:pPr>
                              <w:jc w:val="center"/>
                              <w:rPr>
                                <w:color w:val="000000"/>
                                <w:sz w:val="16"/>
                                <w:szCs w:val="16"/>
                              </w:rPr>
                            </w:pPr>
                            <w:r w:rsidRPr="00A017B4">
                              <w:rPr>
                                <w:sz w:val="16"/>
                                <w:szCs w:val="16"/>
                              </w:rPr>
                              <w:t>448</w:t>
                            </w:r>
                          </w:p>
                        </w:tc>
                        <w:tc>
                          <w:tcPr>
                            <w:tcW w:w="280" w:type="pct"/>
                          </w:tcPr>
                          <w:p w14:paraId="75C2B0A5" w14:textId="77777777" w:rsidR="00C134E8" w:rsidRPr="00A017B4" w:rsidRDefault="00C134E8" w:rsidP="00C134E8">
                            <w:pPr>
                              <w:jc w:val="center"/>
                              <w:rPr>
                                <w:sz w:val="16"/>
                                <w:szCs w:val="16"/>
                              </w:rPr>
                            </w:pPr>
                            <w:r w:rsidRPr="00A017B4">
                              <w:rPr>
                                <w:sz w:val="16"/>
                                <w:szCs w:val="16"/>
                              </w:rPr>
                              <w:t>448</w:t>
                            </w:r>
                          </w:p>
                        </w:tc>
                        <w:tc>
                          <w:tcPr>
                            <w:tcW w:w="234" w:type="pct"/>
                          </w:tcPr>
                          <w:p w14:paraId="48FFB36D" w14:textId="77777777" w:rsidR="00C134E8" w:rsidRPr="00A017B4" w:rsidRDefault="00C134E8" w:rsidP="00C134E8">
                            <w:pPr>
                              <w:jc w:val="center"/>
                              <w:rPr>
                                <w:sz w:val="16"/>
                                <w:szCs w:val="16"/>
                              </w:rPr>
                            </w:pPr>
                            <w:r w:rsidRPr="00A017B4">
                              <w:rPr>
                                <w:sz w:val="16"/>
                                <w:szCs w:val="16"/>
                              </w:rPr>
                              <w:t>0</w:t>
                            </w:r>
                          </w:p>
                        </w:tc>
                        <w:tc>
                          <w:tcPr>
                            <w:tcW w:w="225" w:type="pct"/>
                          </w:tcPr>
                          <w:p w14:paraId="14933325"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6E1DBE0C"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0610C7A0"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CC702F1" w14:textId="07CD6069" w:rsidR="00C134E8" w:rsidRPr="00A017B4" w:rsidRDefault="00C134E8" w:rsidP="00C134E8">
                            <w:pPr>
                              <w:jc w:val="center"/>
                              <w:rPr>
                                <w:color w:val="000000"/>
                                <w:sz w:val="16"/>
                                <w:szCs w:val="16"/>
                              </w:rPr>
                            </w:pPr>
                            <w:ins w:id="471" w:author="Md Rafi Islam" w:date="2026-08-12T11:34:00Z" w16du:dateUtc="2026-08-12T16:34:00Z">
                              <w:r w:rsidRPr="0064524D">
                                <w:rPr>
                                  <w:sz w:val="16"/>
                                  <w:szCs w:val="16"/>
                                </w:rPr>
                                <w:t>0</w:t>
                              </w:r>
                            </w:ins>
                            <w:del w:id="472" w:author="Md Rafi Islam" w:date="2026-08-12T11:34:00Z" w16du:dateUtc="2026-08-12T16:34:00Z">
                              <w:r w:rsidRPr="00A017B4" w:rsidDel="00F8293A">
                                <w:rPr>
                                  <w:sz w:val="16"/>
                                  <w:szCs w:val="16"/>
                                </w:rPr>
                                <w:delText>0±0.00</w:delText>
                              </w:r>
                            </w:del>
                          </w:p>
                        </w:tc>
                        <w:tc>
                          <w:tcPr>
                            <w:tcW w:w="616" w:type="pct"/>
                          </w:tcPr>
                          <w:p w14:paraId="09C8ABC6" w14:textId="0D2A5767" w:rsidR="00C134E8" w:rsidRPr="00A017B4" w:rsidRDefault="00C134E8" w:rsidP="00C134E8">
                            <w:pPr>
                              <w:jc w:val="center"/>
                              <w:rPr>
                                <w:color w:val="000000"/>
                                <w:sz w:val="16"/>
                                <w:szCs w:val="16"/>
                              </w:rPr>
                            </w:pPr>
                            <w:ins w:id="473" w:author="Md Rafi Islam" w:date="2026-08-12T11:34:00Z" w16du:dateUtc="2026-08-12T16:34:00Z">
                              <w:r>
                                <w:rPr>
                                  <w:sz w:val="16"/>
                                  <w:szCs w:val="16"/>
                                </w:rPr>
                                <w:t>2.88</w:t>
                              </w:r>
                              <w:r w:rsidRPr="0064524D">
                                <w:rPr>
                                  <w:sz w:val="16"/>
                                  <w:szCs w:val="16"/>
                                </w:rPr>
                                <w:t>±1.5</w:t>
                              </w:r>
                              <w:r>
                                <w:rPr>
                                  <w:sz w:val="16"/>
                                  <w:szCs w:val="16"/>
                                </w:rPr>
                                <w:t>8</w:t>
                              </w:r>
                            </w:ins>
                            <w:del w:id="474" w:author="Md Rafi Islam" w:date="2026-08-12T11:34:00Z" w16du:dateUtc="2026-08-12T16:34:00Z">
                              <w:r w:rsidRPr="00A017B4" w:rsidDel="00F8293A">
                                <w:rPr>
                                  <w:sz w:val="16"/>
                                  <w:szCs w:val="16"/>
                                </w:rPr>
                                <w:delText>2.93±1.51</w:delText>
                              </w:r>
                            </w:del>
                          </w:p>
                        </w:tc>
                      </w:tr>
                      <w:tr w:rsidR="00C134E8" w:rsidRPr="00A017B4" w14:paraId="233E5809" w14:textId="77777777" w:rsidTr="00C134E8">
                        <w:trPr>
                          <w:trHeight w:val="154"/>
                        </w:trPr>
                        <w:tc>
                          <w:tcPr>
                            <w:tcW w:w="236" w:type="pct"/>
                          </w:tcPr>
                          <w:p w14:paraId="2E59A29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FBF537F" w14:textId="77777777" w:rsidR="00C134E8" w:rsidRPr="00A017B4" w:rsidRDefault="00C134E8" w:rsidP="00C134E8">
                            <w:pPr>
                              <w:jc w:val="center"/>
                              <w:rPr>
                                <w:color w:val="000000"/>
                                <w:sz w:val="16"/>
                                <w:szCs w:val="16"/>
                              </w:rPr>
                            </w:pPr>
                            <w:r w:rsidRPr="00A017B4">
                              <w:rPr>
                                <w:sz w:val="16"/>
                                <w:szCs w:val="16"/>
                              </w:rPr>
                              <w:t>Funky Republic ti7000*</w:t>
                            </w:r>
                          </w:p>
                        </w:tc>
                        <w:tc>
                          <w:tcPr>
                            <w:tcW w:w="294" w:type="pct"/>
                          </w:tcPr>
                          <w:p w14:paraId="29F30468" w14:textId="77777777" w:rsidR="00C134E8" w:rsidRPr="00A017B4" w:rsidRDefault="00C134E8" w:rsidP="00C134E8">
                            <w:pPr>
                              <w:jc w:val="center"/>
                              <w:rPr>
                                <w:color w:val="000000"/>
                                <w:sz w:val="16"/>
                                <w:szCs w:val="16"/>
                              </w:rPr>
                            </w:pPr>
                            <w:r w:rsidRPr="00A017B4">
                              <w:rPr>
                                <w:sz w:val="16"/>
                                <w:szCs w:val="16"/>
                              </w:rPr>
                              <w:t>560</w:t>
                            </w:r>
                          </w:p>
                        </w:tc>
                        <w:tc>
                          <w:tcPr>
                            <w:tcW w:w="404" w:type="pct"/>
                          </w:tcPr>
                          <w:p w14:paraId="6AFCD861"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0105EFD6" w14:textId="77777777" w:rsidR="00C134E8" w:rsidRPr="00A017B4" w:rsidRDefault="00C134E8" w:rsidP="00C134E8">
                            <w:pPr>
                              <w:jc w:val="center"/>
                              <w:rPr>
                                <w:color w:val="000000"/>
                                <w:sz w:val="16"/>
                                <w:szCs w:val="16"/>
                              </w:rPr>
                            </w:pPr>
                            <w:r w:rsidRPr="00A017B4">
                              <w:rPr>
                                <w:sz w:val="16"/>
                                <w:szCs w:val="16"/>
                              </w:rPr>
                              <w:t>558</w:t>
                            </w:r>
                          </w:p>
                        </w:tc>
                        <w:tc>
                          <w:tcPr>
                            <w:tcW w:w="280" w:type="pct"/>
                          </w:tcPr>
                          <w:p w14:paraId="5BCE9C1D" w14:textId="77777777" w:rsidR="00C134E8" w:rsidRPr="00A017B4" w:rsidRDefault="00C134E8" w:rsidP="00C134E8">
                            <w:pPr>
                              <w:jc w:val="center"/>
                              <w:rPr>
                                <w:sz w:val="16"/>
                                <w:szCs w:val="16"/>
                              </w:rPr>
                            </w:pPr>
                            <w:r w:rsidRPr="00A017B4">
                              <w:rPr>
                                <w:sz w:val="16"/>
                                <w:szCs w:val="16"/>
                              </w:rPr>
                              <w:t>557</w:t>
                            </w:r>
                          </w:p>
                        </w:tc>
                        <w:tc>
                          <w:tcPr>
                            <w:tcW w:w="234" w:type="pct"/>
                          </w:tcPr>
                          <w:p w14:paraId="2047E74B" w14:textId="77777777" w:rsidR="00C134E8" w:rsidRPr="00A017B4" w:rsidRDefault="00C134E8" w:rsidP="00C134E8">
                            <w:pPr>
                              <w:jc w:val="center"/>
                              <w:rPr>
                                <w:sz w:val="16"/>
                                <w:szCs w:val="16"/>
                              </w:rPr>
                            </w:pPr>
                            <w:r w:rsidRPr="00A017B4">
                              <w:rPr>
                                <w:sz w:val="16"/>
                                <w:szCs w:val="16"/>
                              </w:rPr>
                              <w:t>1</w:t>
                            </w:r>
                          </w:p>
                        </w:tc>
                        <w:tc>
                          <w:tcPr>
                            <w:tcW w:w="225" w:type="pct"/>
                          </w:tcPr>
                          <w:p w14:paraId="0180F6A0"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4B820B73" w14:textId="77777777" w:rsidR="00C134E8" w:rsidRPr="00A017B4" w:rsidRDefault="00C134E8" w:rsidP="00C134E8">
                            <w:pPr>
                              <w:jc w:val="center"/>
                              <w:rPr>
                                <w:color w:val="000000"/>
                                <w:sz w:val="16"/>
                                <w:szCs w:val="16"/>
                              </w:rPr>
                            </w:pPr>
                            <w:r w:rsidRPr="00A017B4">
                              <w:rPr>
                                <w:sz w:val="16"/>
                                <w:szCs w:val="16"/>
                              </w:rPr>
                              <w:t>0.99±0.004</w:t>
                            </w:r>
                          </w:p>
                        </w:tc>
                        <w:tc>
                          <w:tcPr>
                            <w:tcW w:w="528" w:type="pct"/>
                          </w:tcPr>
                          <w:p w14:paraId="56FE24E0" w14:textId="77777777" w:rsidR="00C134E8" w:rsidRPr="00A017B4" w:rsidRDefault="00C134E8" w:rsidP="00C134E8">
                            <w:pPr>
                              <w:jc w:val="center"/>
                              <w:rPr>
                                <w:color w:val="000000"/>
                                <w:sz w:val="16"/>
                                <w:szCs w:val="16"/>
                              </w:rPr>
                            </w:pPr>
                            <w:r w:rsidRPr="00A017B4">
                              <w:rPr>
                                <w:sz w:val="16"/>
                                <w:szCs w:val="16"/>
                              </w:rPr>
                              <w:t>0.99±0.013</w:t>
                            </w:r>
                          </w:p>
                        </w:tc>
                        <w:tc>
                          <w:tcPr>
                            <w:tcW w:w="574" w:type="pct"/>
                          </w:tcPr>
                          <w:p w14:paraId="6ED99278" w14:textId="23B04312" w:rsidR="00C134E8" w:rsidRPr="00A017B4" w:rsidRDefault="00C134E8" w:rsidP="00C134E8">
                            <w:pPr>
                              <w:jc w:val="center"/>
                              <w:rPr>
                                <w:color w:val="000000"/>
                                <w:sz w:val="16"/>
                                <w:szCs w:val="16"/>
                              </w:rPr>
                            </w:pPr>
                            <w:ins w:id="475" w:author="Md Rafi Islam" w:date="2026-08-12T11:34:00Z" w16du:dateUtc="2026-08-12T16:34:00Z">
                              <w:r w:rsidRPr="0064524D">
                                <w:rPr>
                                  <w:sz w:val="16"/>
                                  <w:szCs w:val="16"/>
                                </w:rPr>
                                <w:t>0.71±1.31</w:t>
                              </w:r>
                            </w:ins>
                            <w:del w:id="476" w:author="Md Rafi Islam" w:date="2026-08-12T11:34:00Z" w16du:dateUtc="2026-08-12T16:34:00Z">
                              <w:r w:rsidRPr="00A017B4" w:rsidDel="00F8293A">
                                <w:rPr>
                                  <w:sz w:val="16"/>
                                  <w:szCs w:val="16"/>
                                </w:rPr>
                                <w:delText>0.71±1.31</w:delText>
                              </w:r>
                            </w:del>
                          </w:p>
                        </w:tc>
                        <w:tc>
                          <w:tcPr>
                            <w:tcW w:w="616" w:type="pct"/>
                          </w:tcPr>
                          <w:p w14:paraId="2BD4F16B" w14:textId="609326DC" w:rsidR="00C134E8" w:rsidRPr="00A017B4" w:rsidRDefault="00C134E8" w:rsidP="00C134E8">
                            <w:pPr>
                              <w:jc w:val="center"/>
                              <w:rPr>
                                <w:color w:val="000000"/>
                                <w:sz w:val="16"/>
                                <w:szCs w:val="16"/>
                              </w:rPr>
                            </w:pPr>
                            <w:ins w:id="477" w:author="Md Rafi Islam" w:date="2026-08-12T11:34:00Z" w16du:dateUtc="2026-08-12T16:34:00Z">
                              <w:r>
                                <w:rPr>
                                  <w:sz w:val="16"/>
                                  <w:szCs w:val="16"/>
                                </w:rPr>
                                <w:t>6.79</w:t>
                              </w:r>
                              <w:r w:rsidRPr="0064524D">
                                <w:rPr>
                                  <w:sz w:val="16"/>
                                  <w:szCs w:val="16"/>
                                </w:rPr>
                                <w:t>±2.41</w:t>
                              </w:r>
                            </w:ins>
                            <w:del w:id="478" w:author="Md Rafi Islam" w:date="2026-08-12T11:34:00Z" w16du:dateUtc="2026-08-12T16:34:00Z">
                              <w:r w:rsidRPr="00A017B4" w:rsidDel="00F8293A">
                                <w:rPr>
                                  <w:sz w:val="16"/>
                                  <w:szCs w:val="16"/>
                                </w:rPr>
                                <w:delText>6.79±2.41</w:delText>
                              </w:r>
                            </w:del>
                          </w:p>
                        </w:tc>
                      </w:tr>
                      <w:tr w:rsidR="00C134E8" w:rsidRPr="00A017B4" w14:paraId="334184CC" w14:textId="77777777" w:rsidTr="00C134E8">
                        <w:trPr>
                          <w:trHeight w:val="115"/>
                        </w:trPr>
                        <w:tc>
                          <w:tcPr>
                            <w:tcW w:w="236" w:type="pct"/>
                          </w:tcPr>
                          <w:p w14:paraId="29C413A8" w14:textId="77777777" w:rsidR="00C134E8" w:rsidRPr="00A017B4" w:rsidRDefault="00C134E8" w:rsidP="00C134E8">
                            <w:pPr>
                              <w:pStyle w:val="ListParagraph"/>
                              <w:numPr>
                                <w:ilvl w:val="0"/>
                                <w:numId w:val="17"/>
                              </w:numPr>
                              <w:ind w:left="144" w:firstLine="0"/>
                              <w:rPr>
                                <w:sz w:val="16"/>
                                <w:szCs w:val="16"/>
                              </w:rPr>
                            </w:pPr>
                          </w:p>
                        </w:tc>
                        <w:tc>
                          <w:tcPr>
                            <w:tcW w:w="679" w:type="pct"/>
                          </w:tcPr>
                          <w:p w14:paraId="6232EB52" w14:textId="77777777" w:rsidR="00C134E8" w:rsidRPr="00A017B4" w:rsidRDefault="00C134E8" w:rsidP="00C134E8">
                            <w:pPr>
                              <w:jc w:val="center"/>
                              <w:rPr>
                                <w:color w:val="000000"/>
                                <w:sz w:val="16"/>
                                <w:szCs w:val="16"/>
                              </w:rPr>
                            </w:pPr>
                            <w:r w:rsidRPr="00A017B4">
                              <w:rPr>
                                <w:sz w:val="16"/>
                                <w:szCs w:val="16"/>
                              </w:rPr>
                              <w:t>Fzzybar X20000*</w:t>
                            </w:r>
                          </w:p>
                        </w:tc>
                        <w:tc>
                          <w:tcPr>
                            <w:tcW w:w="294" w:type="pct"/>
                          </w:tcPr>
                          <w:p w14:paraId="567A9A14" w14:textId="77777777" w:rsidR="00C134E8" w:rsidRPr="00A017B4" w:rsidRDefault="00C134E8" w:rsidP="00C134E8">
                            <w:pPr>
                              <w:jc w:val="center"/>
                              <w:rPr>
                                <w:color w:val="000000"/>
                                <w:sz w:val="16"/>
                                <w:szCs w:val="16"/>
                              </w:rPr>
                            </w:pPr>
                            <w:r w:rsidRPr="00A017B4">
                              <w:rPr>
                                <w:sz w:val="16"/>
                                <w:szCs w:val="16"/>
                              </w:rPr>
                              <w:t>530</w:t>
                            </w:r>
                          </w:p>
                        </w:tc>
                        <w:tc>
                          <w:tcPr>
                            <w:tcW w:w="404" w:type="pct"/>
                          </w:tcPr>
                          <w:p w14:paraId="3875E3AF"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1DAC7210" w14:textId="77777777" w:rsidR="00C134E8" w:rsidRPr="00A017B4" w:rsidRDefault="00C134E8" w:rsidP="00C134E8">
                            <w:pPr>
                              <w:jc w:val="center"/>
                              <w:rPr>
                                <w:color w:val="000000"/>
                                <w:sz w:val="16"/>
                                <w:szCs w:val="16"/>
                              </w:rPr>
                            </w:pPr>
                            <w:r w:rsidRPr="00A017B4">
                              <w:rPr>
                                <w:sz w:val="16"/>
                                <w:szCs w:val="16"/>
                              </w:rPr>
                              <w:t>490</w:t>
                            </w:r>
                          </w:p>
                        </w:tc>
                        <w:tc>
                          <w:tcPr>
                            <w:tcW w:w="280" w:type="pct"/>
                          </w:tcPr>
                          <w:p w14:paraId="7BA0A035" w14:textId="77777777" w:rsidR="00C134E8" w:rsidRPr="00A017B4" w:rsidRDefault="00C134E8" w:rsidP="00C134E8">
                            <w:pPr>
                              <w:jc w:val="center"/>
                              <w:rPr>
                                <w:sz w:val="16"/>
                                <w:szCs w:val="16"/>
                              </w:rPr>
                            </w:pPr>
                            <w:r w:rsidRPr="00A017B4">
                              <w:rPr>
                                <w:sz w:val="16"/>
                                <w:szCs w:val="16"/>
                              </w:rPr>
                              <w:t>490</w:t>
                            </w:r>
                          </w:p>
                        </w:tc>
                        <w:tc>
                          <w:tcPr>
                            <w:tcW w:w="234" w:type="pct"/>
                          </w:tcPr>
                          <w:p w14:paraId="5C2F0DA2" w14:textId="77777777" w:rsidR="00C134E8" w:rsidRPr="00A017B4" w:rsidRDefault="00C134E8" w:rsidP="00C134E8">
                            <w:pPr>
                              <w:jc w:val="center"/>
                              <w:rPr>
                                <w:sz w:val="16"/>
                                <w:szCs w:val="16"/>
                              </w:rPr>
                            </w:pPr>
                            <w:r w:rsidRPr="00A017B4">
                              <w:rPr>
                                <w:sz w:val="16"/>
                                <w:szCs w:val="16"/>
                              </w:rPr>
                              <w:t>0</w:t>
                            </w:r>
                          </w:p>
                        </w:tc>
                        <w:tc>
                          <w:tcPr>
                            <w:tcW w:w="225" w:type="pct"/>
                          </w:tcPr>
                          <w:p w14:paraId="142AEDC6" w14:textId="77777777" w:rsidR="00C134E8" w:rsidRPr="00A017B4" w:rsidRDefault="00C134E8" w:rsidP="00C134E8">
                            <w:pPr>
                              <w:jc w:val="center"/>
                              <w:rPr>
                                <w:color w:val="000000"/>
                                <w:sz w:val="16"/>
                                <w:szCs w:val="16"/>
                              </w:rPr>
                            </w:pPr>
                            <w:r w:rsidRPr="00A017B4">
                              <w:rPr>
                                <w:sz w:val="16"/>
                                <w:szCs w:val="16"/>
                              </w:rPr>
                              <w:t>40</w:t>
                            </w:r>
                          </w:p>
                        </w:tc>
                        <w:tc>
                          <w:tcPr>
                            <w:tcW w:w="528" w:type="pct"/>
                          </w:tcPr>
                          <w:p w14:paraId="4DF08A50"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FF7008C" w14:textId="34BF1D76" w:rsidR="00C134E8" w:rsidRPr="00A017B4" w:rsidRDefault="00C134E8" w:rsidP="00C134E8">
                            <w:pPr>
                              <w:jc w:val="center"/>
                              <w:rPr>
                                <w:color w:val="000000"/>
                                <w:sz w:val="16"/>
                                <w:szCs w:val="16"/>
                              </w:rPr>
                            </w:pPr>
                            <w:r w:rsidRPr="00A017B4">
                              <w:rPr>
                                <w:sz w:val="16"/>
                                <w:szCs w:val="16"/>
                              </w:rPr>
                              <w:t>0.93±0.1</w:t>
                            </w:r>
                            <w:ins w:id="479" w:author="Md Rafi Islam" w:date="2026-08-12T12:38:00Z" w16du:dateUtc="2026-08-12T17:38:00Z">
                              <w:r w:rsidR="009E312F">
                                <w:rPr>
                                  <w:sz w:val="16"/>
                                  <w:szCs w:val="16"/>
                                </w:rPr>
                                <w:t>25</w:t>
                              </w:r>
                            </w:ins>
                            <w:del w:id="480" w:author="Md Rafi Islam" w:date="2026-08-12T12:38:00Z" w16du:dateUtc="2026-08-12T17:38:00Z">
                              <w:r w:rsidRPr="00A017B4" w:rsidDel="009E312F">
                                <w:rPr>
                                  <w:sz w:val="16"/>
                                  <w:szCs w:val="16"/>
                                </w:rPr>
                                <w:delText>10</w:delText>
                              </w:r>
                            </w:del>
                          </w:p>
                        </w:tc>
                        <w:tc>
                          <w:tcPr>
                            <w:tcW w:w="574" w:type="pct"/>
                          </w:tcPr>
                          <w:p w14:paraId="61DCBA66" w14:textId="1AAAB3A6" w:rsidR="00C134E8" w:rsidRPr="00A017B4" w:rsidRDefault="00C134E8" w:rsidP="00C134E8">
                            <w:pPr>
                              <w:jc w:val="center"/>
                              <w:rPr>
                                <w:color w:val="000000"/>
                                <w:sz w:val="16"/>
                                <w:szCs w:val="16"/>
                              </w:rPr>
                            </w:pPr>
                            <w:ins w:id="481" w:author="Md Rafi Islam" w:date="2026-08-12T11:34:00Z" w16du:dateUtc="2026-08-12T16:34:00Z">
                              <w:r>
                                <w:rPr>
                                  <w:sz w:val="16"/>
                                  <w:szCs w:val="16"/>
                                </w:rPr>
                                <w:t>7.55</w:t>
                              </w:r>
                              <w:r w:rsidRPr="0064524D">
                                <w:rPr>
                                  <w:sz w:val="16"/>
                                  <w:szCs w:val="16"/>
                                </w:rPr>
                                <w:t>±1</w:t>
                              </w:r>
                              <w:r>
                                <w:rPr>
                                  <w:sz w:val="16"/>
                                  <w:szCs w:val="16"/>
                                </w:rPr>
                                <w:t>2.52</w:t>
                              </w:r>
                            </w:ins>
                            <w:del w:id="482" w:author="Md Rafi Islam" w:date="2026-08-12T11:34:00Z" w16du:dateUtc="2026-08-12T16:34:00Z">
                              <w:r w:rsidRPr="00A017B4" w:rsidDel="00F8293A">
                                <w:rPr>
                                  <w:sz w:val="16"/>
                                  <w:szCs w:val="16"/>
                                </w:rPr>
                                <w:delText>6.43±11.01</w:delText>
                              </w:r>
                            </w:del>
                          </w:p>
                        </w:tc>
                        <w:tc>
                          <w:tcPr>
                            <w:tcW w:w="616" w:type="pct"/>
                          </w:tcPr>
                          <w:p w14:paraId="6BE7B617" w14:textId="11B65AF7" w:rsidR="00C134E8" w:rsidRPr="00A017B4" w:rsidRDefault="00C134E8" w:rsidP="00C134E8">
                            <w:pPr>
                              <w:jc w:val="center"/>
                              <w:rPr>
                                <w:color w:val="000000"/>
                                <w:sz w:val="16"/>
                                <w:szCs w:val="16"/>
                              </w:rPr>
                            </w:pPr>
                            <w:ins w:id="483" w:author="Md Rafi Islam" w:date="2026-08-12T11:34:00Z" w16du:dateUtc="2026-08-12T16:34:00Z">
                              <w:r>
                                <w:rPr>
                                  <w:sz w:val="16"/>
                                  <w:szCs w:val="16"/>
                                </w:rPr>
                                <w:t>6.86</w:t>
                              </w:r>
                              <w:r w:rsidRPr="0064524D">
                                <w:rPr>
                                  <w:sz w:val="16"/>
                                  <w:szCs w:val="16"/>
                                </w:rPr>
                                <w:t>±</w:t>
                              </w:r>
                              <w:r>
                                <w:rPr>
                                  <w:sz w:val="16"/>
                                  <w:szCs w:val="16"/>
                                </w:rPr>
                                <w:t>7.63</w:t>
                              </w:r>
                            </w:ins>
                            <w:del w:id="484" w:author="Md Rafi Islam" w:date="2026-08-12T11:34:00Z" w16du:dateUtc="2026-08-12T16:34:00Z">
                              <w:r w:rsidRPr="00A017B4" w:rsidDel="00F8293A">
                                <w:rPr>
                                  <w:sz w:val="16"/>
                                  <w:szCs w:val="16"/>
                                </w:rPr>
                                <w:delText>6.64±6.74</w:delText>
                              </w:r>
                            </w:del>
                          </w:p>
                        </w:tc>
                      </w:tr>
                      <w:tr w:rsidR="00C134E8" w:rsidRPr="00A017B4" w14:paraId="0BA7F21D" w14:textId="77777777" w:rsidTr="00C134E8">
                        <w:trPr>
                          <w:trHeight w:val="115"/>
                        </w:trPr>
                        <w:tc>
                          <w:tcPr>
                            <w:tcW w:w="236" w:type="pct"/>
                          </w:tcPr>
                          <w:p w14:paraId="7390441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00906F10" w14:textId="77777777" w:rsidR="00C134E8" w:rsidRPr="00A017B4" w:rsidRDefault="00C134E8" w:rsidP="00C134E8">
                            <w:pPr>
                              <w:jc w:val="center"/>
                              <w:rPr>
                                <w:color w:val="000000"/>
                                <w:sz w:val="16"/>
                                <w:szCs w:val="16"/>
                              </w:rPr>
                            </w:pPr>
                            <w:r w:rsidRPr="00A017B4">
                              <w:rPr>
                                <w:sz w:val="16"/>
                                <w:szCs w:val="16"/>
                              </w:rPr>
                              <w:t>Geek Bar Pulse*</w:t>
                            </w:r>
                          </w:p>
                        </w:tc>
                        <w:tc>
                          <w:tcPr>
                            <w:tcW w:w="294" w:type="pct"/>
                          </w:tcPr>
                          <w:p w14:paraId="40016A7E" w14:textId="77777777" w:rsidR="00C134E8" w:rsidRPr="00A017B4" w:rsidRDefault="00C134E8" w:rsidP="00C134E8">
                            <w:pPr>
                              <w:jc w:val="center"/>
                              <w:rPr>
                                <w:color w:val="000000"/>
                                <w:sz w:val="16"/>
                                <w:szCs w:val="16"/>
                              </w:rPr>
                            </w:pPr>
                            <w:r w:rsidRPr="00A017B4">
                              <w:rPr>
                                <w:sz w:val="16"/>
                                <w:szCs w:val="16"/>
                              </w:rPr>
                              <w:t>400</w:t>
                            </w:r>
                          </w:p>
                        </w:tc>
                        <w:tc>
                          <w:tcPr>
                            <w:tcW w:w="404" w:type="pct"/>
                          </w:tcPr>
                          <w:p w14:paraId="115F27AA"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0A815311" w14:textId="77777777" w:rsidR="00C134E8" w:rsidRPr="00A017B4" w:rsidRDefault="00C134E8" w:rsidP="00C134E8">
                            <w:pPr>
                              <w:jc w:val="center"/>
                              <w:rPr>
                                <w:color w:val="000000"/>
                                <w:sz w:val="16"/>
                                <w:szCs w:val="16"/>
                              </w:rPr>
                            </w:pPr>
                            <w:r w:rsidRPr="00A017B4">
                              <w:rPr>
                                <w:sz w:val="16"/>
                                <w:szCs w:val="16"/>
                              </w:rPr>
                              <w:t>403</w:t>
                            </w:r>
                          </w:p>
                        </w:tc>
                        <w:tc>
                          <w:tcPr>
                            <w:tcW w:w="280" w:type="pct"/>
                          </w:tcPr>
                          <w:p w14:paraId="1E5C7065" w14:textId="77777777" w:rsidR="00C134E8" w:rsidRPr="00A017B4" w:rsidRDefault="00C134E8" w:rsidP="00C134E8">
                            <w:pPr>
                              <w:jc w:val="center"/>
                              <w:rPr>
                                <w:sz w:val="16"/>
                                <w:szCs w:val="16"/>
                              </w:rPr>
                            </w:pPr>
                            <w:r w:rsidRPr="00A017B4">
                              <w:rPr>
                                <w:sz w:val="16"/>
                                <w:szCs w:val="16"/>
                              </w:rPr>
                              <w:t>400</w:t>
                            </w:r>
                          </w:p>
                        </w:tc>
                        <w:tc>
                          <w:tcPr>
                            <w:tcW w:w="234" w:type="pct"/>
                          </w:tcPr>
                          <w:p w14:paraId="5B509587" w14:textId="77777777" w:rsidR="00C134E8" w:rsidRPr="00A017B4" w:rsidRDefault="00C134E8" w:rsidP="00C134E8">
                            <w:pPr>
                              <w:jc w:val="center"/>
                              <w:rPr>
                                <w:sz w:val="16"/>
                                <w:szCs w:val="16"/>
                              </w:rPr>
                            </w:pPr>
                            <w:r w:rsidRPr="00A017B4">
                              <w:rPr>
                                <w:sz w:val="16"/>
                                <w:szCs w:val="16"/>
                              </w:rPr>
                              <w:t>3</w:t>
                            </w:r>
                          </w:p>
                        </w:tc>
                        <w:tc>
                          <w:tcPr>
                            <w:tcW w:w="225" w:type="pct"/>
                          </w:tcPr>
                          <w:p w14:paraId="3D8536C8"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3A936F39" w14:textId="77777777" w:rsidR="00C134E8" w:rsidRPr="00A017B4" w:rsidRDefault="00C134E8" w:rsidP="00C134E8">
                            <w:pPr>
                              <w:jc w:val="center"/>
                              <w:rPr>
                                <w:color w:val="000000"/>
                                <w:sz w:val="16"/>
                                <w:szCs w:val="16"/>
                              </w:rPr>
                            </w:pPr>
                            <w:r w:rsidRPr="00A017B4">
                              <w:rPr>
                                <w:sz w:val="16"/>
                                <w:szCs w:val="16"/>
                              </w:rPr>
                              <w:t>0.99±0.0136</w:t>
                            </w:r>
                          </w:p>
                        </w:tc>
                        <w:tc>
                          <w:tcPr>
                            <w:tcW w:w="528" w:type="pct"/>
                          </w:tcPr>
                          <w:p w14:paraId="451EAC02"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44B99B73" w14:textId="0D7F55D3" w:rsidR="00C134E8" w:rsidRPr="00A017B4" w:rsidRDefault="00C134E8" w:rsidP="00C134E8">
                            <w:pPr>
                              <w:jc w:val="center"/>
                              <w:rPr>
                                <w:color w:val="000000"/>
                                <w:sz w:val="16"/>
                                <w:szCs w:val="16"/>
                              </w:rPr>
                            </w:pPr>
                            <w:ins w:id="485" w:author="Md Rafi Islam" w:date="2026-08-12T11:34:00Z" w16du:dateUtc="2026-08-12T16:34:00Z">
                              <w:r w:rsidRPr="0064524D">
                                <w:rPr>
                                  <w:sz w:val="16"/>
                                  <w:szCs w:val="16"/>
                                </w:rPr>
                                <w:t>0.75±1.39</w:t>
                              </w:r>
                            </w:ins>
                            <w:del w:id="486" w:author="Md Rafi Islam" w:date="2026-08-12T11:34:00Z" w16du:dateUtc="2026-08-12T16:34:00Z">
                              <w:r w:rsidRPr="00A017B4" w:rsidDel="00F8293A">
                                <w:rPr>
                                  <w:sz w:val="16"/>
                                  <w:szCs w:val="16"/>
                                </w:rPr>
                                <w:delText>0.75±1.39</w:delText>
                              </w:r>
                            </w:del>
                          </w:p>
                        </w:tc>
                        <w:tc>
                          <w:tcPr>
                            <w:tcW w:w="616" w:type="pct"/>
                          </w:tcPr>
                          <w:p w14:paraId="1F8D52A3" w14:textId="13C78E07" w:rsidR="00C134E8" w:rsidRPr="00A017B4" w:rsidRDefault="00C134E8" w:rsidP="00C134E8">
                            <w:pPr>
                              <w:jc w:val="center"/>
                              <w:rPr>
                                <w:color w:val="000000"/>
                                <w:sz w:val="16"/>
                                <w:szCs w:val="16"/>
                              </w:rPr>
                            </w:pPr>
                            <w:ins w:id="487" w:author="Md Rafi Islam" w:date="2026-08-12T11:34:00Z" w16du:dateUtc="2026-08-12T16:34:00Z">
                              <w:r>
                                <w:rPr>
                                  <w:sz w:val="16"/>
                                  <w:szCs w:val="16"/>
                                </w:rPr>
                                <w:t>4.39</w:t>
                              </w:r>
                              <w:r w:rsidRPr="0064524D">
                                <w:rPr>
                                  <w:sz w:val="16"/>
                                  <w:szCs w:val="16"/>
                                </w:rPr>
                                <w:t>±0.72</w:t>
                              </w:r>
                            </w:ins>
                            <w:del w:id="488" w:author="Md Rafi Islam" w:date="2026-08-12T11:34:00Z" w16du:dateUtc="2026-08-12T16:34:00Z">
                              <w:r w:rsidRPr="00A017B4" w:rsidDel="00F8293A">
                                <w:rPr>
                                  <w:sz w:val="16"/>
                                  <w:szCs w:val="16"/>
                                </w:rPr>
                                <w:delText>4.39±0.72</w:delText>
                              </w:r>
                            </w:del>
                          </w:p>
                        </w:tc>
                      </w:tr>
                      <w:tr w:rsidR="00C134E8" w:rsidRPr="00A017B4" w14:paraId="2ACC78D5" w14:textId="77777777" w:rsidTr="00C134E8">
                        <w:trPr>
                          <w:trHeight w:val="115"/>
                        </w:trPr>
                        <w:tc>
                          <w:tcPr>
                            <w:tcW w:w="236" w:type="pct"/>
                          </w:tcPr>
                          <w:p w14:paraId="44FFED2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93A7206" w14:textId="77777777" w:rsidR="00C134E8" w:rsidRPr="00A017B4" w:rsidRDefault="00C134E8" w:rsidP="00C134E8">
                            <w:pPr>
                              <w:jc w:val="center"/>
                              <w:rPr>
                                <w:color w:val="000000"/>
                                <w:sz w:val="16"/>
                                <w:szCs w:val="16"/>
                              </w:rPr>
                            </w:pPr>
                            <w:r w:rsidRPr="00A017B4">
                              <w:rPr>
                                <w:sz w:val="16"/>
                                <w:szCs w:val="16"/>
                              </w:rPr>
                              <w:t>Hyde IQ5000*</w:t>
                            </w:r>
                          </w:p>
                        </w:tc>
                        <w:tc>
                          <w:tcPr>
                            <w:tcW w:w="294" w:type="pct"/>
                          </w:tcPr>
                          <w:p w14:paraId="42351D22" w14:textId="77777777" w:rsidR="00C134E8" w:rsidRPr="00A017B4" w:rsidRDefault="00C134E8" w:rsidP="00C134E8">
                            <w:pPr>
                              <w:jc w:val="center"/>
                              <w:rPr>
                                <w:color w:val="000000"/>
                                <w:sz w:val="16"/>
                                <w:szCs w:val="16"/>
                              </w:rPr>
                            </w:pPr>
                            <w:r w:rsidRPr="00A017B4">
                              <w:rPr>
                                <w:sz w:val="16"/>
                                <w:szCs w:val="16"/>
                              </w:rPr>
                              <w:t>536</w:t>
                            </w:r>
                          </w:p>
                        </w:tc>
                        <w:tc>
                          <w:tcPr>
                            <w:tcW w:w="404" w:type="pct"/>
                          </w:tcPr>
                          <w:p w14:paraId="0AAB69BC" w14:textId="77777777" w:rsidR="00C134E8" w:rsidRPr="00A017B4" w:rsidRDefault="00C134E8" w:rsidP="00C134E8">
                            <w:pPr>
                              <w:jc w:val="center"/>
                              <w:rPr>
                                <w:color w:val="000000"/>
                                <w:sz w:val="16"/>
                                <w:szCs w:val="16"/>
                              </w:rPr>
                            </w:pPr>
                            <w:r w:rsidRPr="00A017B4">
                              <w:rPr>
                                <w:sz w:val="16"/>
                                <w:szCs w:val="16"/>
                              </w:rPr>
                              <w:t>8</w:t>
                            </w:r>
                          </w:p>
                        </w:tc>
                        <w:tc>
                          <w:tcPr>
                            <w:tcW w:w="402" w:type="pct"/>
                          </w:tcPr>
                          <w:p w14:paraId="6D04169A" w14:textId="77777777" w:rsidR="00C134E8" w:rsidRPr="00A017B4" w:rsidRDefault="00C134E8" w:rsidP="00C134E8">
                            <w:pPr>
                              <w:jc w:val="center"/>
                              <w:rPr>
                                <w:color w:val="000000"/>
                                <w:sz w:val="16"/>
                                <w:szCs w:val="16"/>
                              </w:rPr>
                            </w:pPr>
                            <w:r w:rsidRPr="00A017B4">
                              <w:rPr>
                                <w:sz w:val="16"/>
                                <w:szCs w:val="16"/>
                              </w:rPr>
                              <w:t>505</w:t>
                            </w:r>
                          </w:p>
                        </w:tc>
                        <w:tc>
                          <w:tcPr>
                            <w:tcW w:w="280" w:type="pct"/>
                          </w:tcPr>
                          <w:p w14:paraId="50E412D2" w14:textId="77777777" w:rsidR="00C134E8" w:rsidRPr="00A017B4" w:rsidRDefault="00C134E8" w:rsidP="00C134E8">
                            <w:pPr>
                              <w:jc w:val="center"/>
                              <w:rPr>
                                <w:sz w:val="16"/>
                                <w:szCs w:val="16"/>
                              </w:rPr>
                            </w:pPr>
                            <w:r w:rsidRPr="00A017B4">
                              <w:rPr>
                                <w:sz w:val="16"/>
                                <w:szCs w:val="16"/>
                              </w:rPr>
                              <w:t>504</w:t>
                            </w:r>
                          </w:p>
                        </w:tc>
                        <w:tc>
                          <w:tcPr>
                            <w:tcW w:w="234" w:type="pct"/>
                          </w:tcPr>
                          <w:p w14:paraId="58B2EC50" w14:textId="77777777" w:rsidR="00C134E8" w:rsidRPr="00A017B4" w:rsidRDefault="00C134E8" w:rsidP="00C134E8">
                            <w:pPr>
                              <w:jc w:val="center"/>
                              <w:rPr>
                                <w:sz w:val="16"/>
                                <w:szCs w:val="16"/>
                              </w:rPr>
                            </w:pPr>
                            <w:r w:rsidRPr="00A017B4">
                              <w:rPr>
                                <w:sz w:val="16"/>
                                <w:szCs w:val="16"/>
                              </w:rPr>
                              <w:t>1</w:t>
                            </w:r>
                          </w:p>
                        </w:tc>
                        <w:tc>
                          <w:tcPr>
                            <w:tcW w:w="225" w:type="pct"/>
                          </w:tcPr>
                          <w:p w14:paraId="632093B9" w14:textId="77777777" w:rsidR="00C134E8" w:rsidRPr="00A017B4" w:rsidRDefault="00C134E8" w:rsidP="00C134E8">
                            <w:pPr>
                              <w:jc w:val="center"/>
                              <w:rPr>
                                <w:color w:val="000000"/>
                                <w:sz w:val="16"/>
                                <w:szCs w:val="16"/>
                              </w:rPr>
                            </w:pPr>
                            <w:r w:rsidRPr="00A017B4">
                              <w:rPr>
                                <w:sz w:val="16"/>
                                <w:szCs w:val="16"/>
                              </w:rPr>
                              <w:t>32</w:t>
                            </w:r>
                          </w:p>
                        </w:tc>
                        <w:tc>
                          <w:tcPr>
                            <w:tcW w:w="528" w:type="pct"/>
                          </w:tcPr>
                          <w:p w14:paraId="73D0182A" w14:textId="1577399B" w:rsidR="00C134E8" w:rsidRPr="00A017B4" w:rsidRDefault="00C134E8" w:rsidP="00C134E8">
                            <w:pPr>
                              <w:jc w:val="center"/>
                              <w:rPr>
                                <w:color w:val="000000"/>
                                <w:sz w:val="16"/>
                                <w:szCs w:val="16"/>
                              </w:rPr>
                            </w:pPr>
                            <w:r w:rsidRPr="00A017B4">
                              <w:rPr>
                                <w:sz w:val="16"/>
                                <w:szCs w:val="16"/>
                              </w:rPr>
                              <w:t>0.99±0.00</w:t>
                            </w:r>
                            <w:ins w:id="489" w:author="Md Rafi Islam" w:date="2026-08-12T12:39:00Z" w16du:dateUtc="2026-08-12T17:39:00Z">
                              <w:r w:rsidR="009E312F">
                                <w:rPr>
                                  <w:sz w:val="16"/>
                                  <w:szCs w:val="16"/>
                                </w:rPr>
                                <w:t>5</w:t>
                              </w:r>
                            </w:ins>
                            <w:del w:id="490" w:author="Md Rafi Islam" w:date="2026-08-12T12:39:00Z" w16du:dateUtc="2026-08-12T17:39:00Z">
                              <w:r w:rsidRPr="00A017B4" w:rsidDel="009E312F">
                                <w:rPr>
                                  <w:sz w:val="16"/>
                                  <w:szCs w:val="16"/>
                                </w:rPr>
                                <w:delText>4</w:delText>
                              </w:r>
                            </w:del>
                          </w:p>
                        </w:tc>
                        <w:tc>
                          <w:tcPr>
                            <w:tcW w:w="528" w:type="pct"/>
                          </w:tcPr>
                          <w:p w14:paraId="113BFC0C" w14:textId="77777777" w:rsidR="00C134E8" w:rsidRPr="00A017B4" w:rsidRDefault="00C134E8" w:rsidP="00C134E8">
                            <w:pPr>
                              <w:jc w:val="center"/>
                              <w:rPr>
                                <w:color w:val="000000"/>
                                <w:sz w:val="16"/>
                                <w:szCs w:val="16"/>
                              </w:rPr>
                            </w:pPr>
                            <w:r w:rsidRPr="00A017B4">
                              <w:rPr>
                                <w:sz w:val="16"/>
                                <w:szCs w:val="16"/>
                              </w:rPr>
                              <w:t>0.94±0.053</w:t>
                            </w:r>
                          </w:p>
                        </w:tc>
                        <w:tc>
                          <w:tcPr>
                            <w:tcW w:w="574" w:type="pct"/>
                          </w:tcPr>
                          <w:p w14:paraId="45410458" w14:textId="45CEDDF9" w:rsidR="00C134E8" w:rsidRPr="00A017B4" w:rsidRDefault="00C134E8" w:rsidP="00C134E8">
                            <w:pPr>
                              <w:jc w:val="center"/>
                              <w:rPr>
                                <w:color w:val="000000"/>
                                <w:sz w:val="16"/>
                                <w:szCs w:val="16"/>
                              </w:rPr>
                            </w:pPr>
                            <w:ins w:id="491" w:author="Md Rafi Islam" w:date="2026-08-12T11:34:00Z" w16du:dateUtc="2026-08-12T16:34:00Z">
                              <w:r>
                                <w:rPr>
                                  <w:sz w:val="16"/>
                                  <w:szCs w:val="16"/>
                                </w:rPr>
                                <w:t>6.16</w:t>
                              </w:r>
                              <w:r w:rsidRPr="0064524D">
                                <w:rPr>
                                  <w:sz w:val="16"/>
                                  <w:szCs w:val="16"/>
                                </w:rPr>
                                <w:t>±5.</w:t>
                              </w:r>
                              <w:r>
                                <w:rPr>
                                  <w:sz w:val="16"/>
                                  <w:szCs w:val="16"/>
                                </w:rPr>
                                <w:t>70</w:t>
                              </w:r>
                            </w:ins>
                            <w:del w:id="492" w:author="Md Rafi Islam" w:date="2026-08-12T11:34:00Z" w16du:dateUtc="2026-08-12T16:34:00Z">
                              <w:r w:rsidRPr="00A017B4" w:rsidDel="00F8293A">
                                <w:rPr>
                                  <w:sz w:val="16"/>
                                  <w:szCs w:val="16"/>
                                </w:rPr>
                                <w:delText>5.76±5.23</w:delText>
                              </w:r>
                            </w:del>
                          </w:p>
                        </w:tc>
                        <w:tc>
                          <w:tcPr>
                            <w:tcW w:w="616" w:type="pct"/>
                          </w:tcPr>
                          <w:p w14:paraId="6A506F58" w14:textId="5A3EBAFD" w:rsidR="00C134E8" w:rsidRPr="00A017B4" w:rsidRDefault="00C134E8" w:rsidP="00C134E8">
                            <w:pPr>
                              <w:jc w:val="center"/>
                              <w:rPr>
                                <w:color w:val="000000"/>
                                <w:sz w:val="16"/>
                                <w:szCs w:val="16"/>
                              </w:rPr>
                            </w:pPr>
                            <w:ins w:id="493" w:author="Md Rafi Islam" w:date="2026-08-12T11:34:00Z" w16du:dateUtc="2026-08-12T16:34:00Z">
                              <w:r>
                                <w:rPr>
                                  <w:sz w:val="16"/>
                                  <w:szCs w:val="16"/>
                                </w:rPr>
                                <w:t>11.49</w:t>
                              </w:r>
                              <w:r w:rsidRPr="0064524D">
                                <w:rPr>
                                  <w:sz w:val="16"/>
                                  <w:szCs w:val="16"/>
                                </w:rPr>
                                <w:t>±7</w:t>
                              </w:r>
                              <w:r>
                                <w:rPr>
                                  <w:sz w:val="16"/>
                                  <w:szCs w:val="16"/>
                                </w:rPr>
                                <w:t>.04</w:t>
                              </w:r>
                            </w:ins>
                            <w:del w:id="494" w:author="Md Rafi Islam" w:date="2026-08-12T11:34:00Z" w16du:dateUtc="2026-08-12T16:34:00Z">
                              <w:r w:rsidRPr="00A017B4" w:rsidDel="00F8293A">
                                <w:rPr>
                                  <w:sz w:val="16"/>
                                  <w:szCs w:val="16"/>
                                </w:rPr>
                                <w:delText>12.57±7.15</w:delText>
                              </w:r>
                            </w:del>
                          </w:p>
                        </w:tc>
                      </w:tr>
                      <w:tr w:rsidR="00C134E8" w:rsidRPr="00A017B4" w14:paraId="782615FD" w14:textId="77777777" w:rsidTr="00C134E8">
                        <w:trPr>
                          <w:trHeight w:val="123"/>
                        </w:trPr>
                        <w:tc>
                          <w:tcPr>
                            <w:tcW w:w="236" w:type="pct"/>
                          </w:tcPr>
                          <w:p w14:paraId="0144528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51DF183" w14:textId="77777777" w:rsidR="00C134E8" w:rsidRPr="00A017B4" w:rsidRDefault="00C134E8" w:rsidP="00C134E8">
                            <w:pPr>
                              <w:jc w:val="center"/>
                              <w:rPr>
                                <w:color w:val="000000"/>
                                <w:sz w:val="16"/>
                                <w:szCs w:val="16"/>
                              </w:rPr>
                            </w:pPr>
                            <w:r w:rsidRPr="00A017B4">
                              <w:rPr>
                                <w:sz w:val="16"/>
                                <w:szCs w:val="16"/>
                              </w:rPr>
                              <w:t>Hyde N-bar*</w:t>
                            </w:r>
                          </w:p>
                        </w:tc>
                        <w:tc>
                          <w:tcPr>
                            <w:tcW w:w="294" w:type="pct"/>
                          </w:tcPr>
                          <w:p w14:paraId="58C6EF7A" w14:textId="77777777" w:rsidR="00C134E8" w:rsidRPr="00A017B4" w:rsidRDefault="00C134E8" w:rsidP="00C134E8">
                            <w:pPr>
                              <w:jc w:val="center"/>
                              <w:rPr>
                                <w:color w:val="000000"/>
                                <w:sz w:val="16"/>
                                <w:szCs w:val="16"/>
                              </w:rPr>
                            </w:pPr>
                            <w:r w:rsidRPr="00A017B4">
                              <w:rPr>
                                <w:sz w:val="16"/>
                                <w:szCs w:val="16"/>
                              </w:rPr>
                              <w:t>240</w:t>
                            </w:r>
                          </w:p>
                        </w:tc>
                        <w:tc>
                          <w:tcPr>
                            <w:tcW w:w="404" w:type="pct"/>
                          </w:tcPr>
                          <w:p w14:paraId="62DE0C33" w14:textId="77777777" w:rsidR="00C134E8" w:rsidRPr="00A017B4" w:rsidRDefault="00C134E8" w:rsidP="00C134E8">
                            <w:pPr>
                              <w:jc w:val="center"/>
                              <w:rPr>
                                <w:color w:val="000000"/>
                                <w:sz w:val="16"/>
                                <w:szCs w:val="16"/>
                              </w:rPr>
                            </w:pPr>
                            <w:r w:rsidRPr="00A017B4">
                              <w:rPr>
                                <w:sz w:val="16"/>
                                <w:szCs w:val="16"/>
                              </w:rPr>
                              <w:t>3</w:t>
                            </w:r>
                          </w:p>
                        </w:tc>
                        <w:tc>
                          <w:tcPr>
                            <w:tcW w:w="402" w:type="pct"/>
                          </w:tcPr>
                          <w:p w14:paraId="7B86DFD5" w14:textId="77777777" w:rsidR="00C134E8" w:rsidRPr="00A017B4" w:rsidRDefault="00C134E8" w:rsidP="00C134E8">
                            <w:pPr>
                              <w:jc w:val="center"/>
                              <w:rPr>
                                <w:color w:val="000000"/>
                                <w:sz w:val="16"/>
                                <w:szCs w:val="16"/>
                              </w:rPr>
                            </w:pPr>
                            <w:r w:rsidRPr="00A017B4">
                              <w:rPr>
                                <w:sz w:val="16"/>
                                <w:szCs w:val="16"/>
                              </w:rPr>
                              <w:t>236</w:t>
                            </w:r>
                          </w:p>
                        </w:tc>
                        <w:tc>
                          <w:tcPr>
                            <w:tcW w:w="280" w:type="pct"/>
                          </w:tcPr>
                          <w:p w14:paraId="0045F062" w14:textId="77777777" w:rsidR="00C134E8" w:rsidRPr="00A017B4" w:rsidRDefault="00C134E8" w:rsidP="00C134E8">
                            <w:pPr>
                              <w:jc w:val="center"/>
                              <w:rPr>
                                <w:sz w:val="16"/>
                                <w:szCs w:val="16"/>
                              </w:rPr>
                            </w:pPr>
                            <w:r w:rsidRPr="00A017B4">
                              <w:rPr>
                                <w:sz w:val="16"/>
                                <w:szCs w:val="16"/>
                              </w:rPr>
                              <w:t>236</w:t>
                            </w:r>
                          </w:p>
                        </w:tc>
                        <w:tc>
                          <w:tcPr>
                            <w:tcW w:w="234" w:type="pct"/>
                          </w:tcPr>
                          <w:p w14:paraId="162398C6" w14:textId="77777777" w:rsidR="00C134E8" w:rsidRPr="00A017B4" w:rsidRDefault="00C134E8" w:rsidP="00C134E8">
                            <w:pPr>
                              <w:jc w:val="center"/>
                              <w:rPr>
                                <w:sz w:val="16"/>
                                <w:szCs w:val="16"/>
                              </w:rPr>
                            </w:pPr>
                            <w:r w:rsidRPr="00A017B4">
                              <w:rPr>
                                <w:sz w:val="16"/>
                                <w:szCs w:val="16"/>
                              </w:rPr>
                              <w:t>0</w:t>
                            </w:r>
                          </w:p>
                        </w:tc>
                        <w:tc>
                          <w:tcPr>
                            <w:tcW w:w="225" w:type="pct"/>
                          </w:tcPr>
                          <w:p w14:paraId="6EA8AE1C"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582C49A2"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3611B99F" w14:textId="77777777" w:rsidR="00C134E8" w:rsidRPr="00A017B4" w:rsidRDefault="00C134E8" w:rsidP="00C134E8">
                            <w:pPr>
                              <w:jc w:val="center"/>
                              <w:rPr>
                                <w:color w:val="000000"/>
                                <w:sz w:val="16"/>
                                <w:szCs w:val="16"/>
                              </w:rPr>
                            </w:pPr>
                            <w:r w:rsidRPr="00A017B4">
                              <w:rPr>
                                <w:sz w:val="16"/>
                                <w:szCs w:val="16"/>
                              </w:rPr>
                              <w:t>0.98±0.072</w:t>
                            </w:r>
                          </w:p>
                        </w:tc>
                        <w:tc>
                          <w:tcPr>
                            <w:tcW w:w="574" w:type="pct"/>
                          </w:tcPr>
                          <w:p w14:paraId="610AE692" w14:textId="759FFE1C" w:rsidR="00C134E8" w:rsidRPr="00A017B4" w:rsidRDefault="00C134E8" w:rsidP="00C134E8">
                            <w:pPr>
                              <w:jc w:val="center"/>
                              <w:rPr>
                                <w:color w:val="000000"/>
                                <w:sz w:val="16"/>
                                <w:szCs w:val="16"/>
                              </w:rPr>
                            </w:pPr>
                            <w:ins w:id="495" w:author="Md Rafi Islam" w:date="2026-08-12T11:34:00Z" w16du:dateUtc="2026-08-12T16:34:00Z">
                              <w:r w:rsidRPr="0064524D">
                                <w:rPr>
                                  <w:sz w:val="16"/>
                                  <w:szCs w:val="16"/>
                                </w:rPr>
                                <w:t>1.67±7.17</w:t>
                              </w:r>
                            </w:ins>
                            <w:del w:id="496" w:author="Md Rafi Islam" w:date="2026-08-12T11:34:00Z" w16du:dateUtc="2026-08-12T16:34:00Z">
                              <w:r w:rsidRPr="00A017B4" w:rsidDel="00F8293A">
                                <w:rPr>
                                  <w:sz w:val="16"/>
                                  <w:szCs w:val="16"/>
                                </w:rPr>
                                <w:delText>1.67±7.17</w:delText>
                              </w:r>
                            </w:del>
                          </w:p>
                        </w:tc>
                        <w:tc>
                          <w:tcPr>
                            <w:tcW w:w="616" w:type="pct"/>
                          </w:tcPr>
                          <w:p w14:paraId="7A3C58C2" w14:textId="77471F80" w:rsidR="00C134E8" w:rsidRPr="00A017B4" w:rsidRDefault="00C134E8" w:rsidP="00C134E8">
                            <w:pPr>
                              <w:jc w:val="center"/>
                              <w:rPr>
                                <w:color w:val="000000"/>
                                <w:sz w:val="16"/>
                                <w:szCs w:val="16"/>
                              </w:rPr>
                            </w:pPr>
                            <w:ins w:id="497" w:author="Md Rafi Islam" w:date="2026-08-12T11:34:00Z" w16du:dateUtc="2026-08-12T16:34:00Z">
                              <w:r>
                                <w:rPr>
                                  <w:sz w:val="16"/>
                                  <w:szCs w:val="16"/>
                                </w:rPr>
                                <w:t>8.96</w:t>
                              </w:r>
                              <w:r w:rsidRPr="0064524D">
                                <w:rPr>
                                  <w:sz w:val="16"/>
                                  <w:szCs w:val="16"/>
                                </w:rPr>
                                <w:t>±9.38</w:t>
                              </w:r>
                            </w:ins>
                            <w:del w:id="498" w:author="Md Rafi Islam" w:date="2026-08-12T11:34:00Z" w16du:dateUtc="2026-08-12T16:34:00Z">
                              <w:r w:rsidRPr="00A017B4" w:rsidDel="00F8293A">
                                <w:rPr>
                                  <w:sz w:val="16"/>
                                  <w:szCs w:val="16"/>
                                </w:rPr>
                                <w:delText>8.96±9.38</w:delText>
                              </w:r>
                            </w:del>
                          </w:p>
                        </w:tc>
                      </w:tr>
                      <w:tr w:rsidR="00C134E8" w:rsidRPr="00A017B4" w14:paraId="0FC2EBAF" w14:textId="77777777" w:rsidTr="00C134E8">
                        <w:trPr>
                          <w:trHeight w:val="204"/>
                        </w:trPr>
                        <w:tc>
                          <w:tcPr>
                            <w:tcW w:w="236" w:type="pct"/>
                          </w:tcPr>
                          <w:p w14:paraId="68269381" w14:textId="77777777" w:rsidR="00C134E8" w:rsidRPr="00A017B4" w:rsidRDefault="00C134E8" w:rsidP="00C134E8">
                            <w:pPr>
                              <w:pStyle w:val="ListParagraph"/>
                              <w:numPr>
                                <w:ilvl w:val="0"/>
                                <w:numId w:val="17"/>
                              </w:numPr>
                              <w:ind w:left="144" w:firstLine="0"/>
                              <w:rPr>
                                <w:sz w:val="16"/>
                                <w:szCs w:val="16"/>
                              </w:rPr>
                            </w:pPr>
                          </w:p>
                        </w:tc>
                        <w:tc>
                          <w:tcPr>
                            <w:tcW w:w="679" w:type="pct"/>
                          </w:tcPr>
                          <w:p w14:paraId="2AF59ACD" w14:textId="77777777" w:rsidR="00C134E8" w:rsidRPr="00A017B4" w:rsidRDefault="00C134E8" w:rsidP="00C134E8">
                            <w:pPr>
                              <w:jc w:val="center"/>
                              <w:rPr>
                                <w:color w:val="000000"/>
                                <w:sz w:val="16"/>
                                <w:szCs w:val="16"/>
                              </w:rPr>
                            </w:pPr>
                            <w:r w:rsidRPr="00A017B4">
                              <w:rPr>
                                <w:sz w:val="16"/>
                                <w:szCs w:val="16"/>
                              </w:rPr>
                              <w:t>Hyde Rebel*</w:t>
                            </w:r>
                          </w:p>
                        </w:tc>
                        <w:tc>
                          <w:tcPr>
                            <w:tcW w:w="294" w:type="pct"/>
                          </w:tcPr>
                          <w:p w14:paraId="2B406345" w14:textId="77777777" w:rsidR="00C134E8" w:rsidRPr="00A017B4" w:rsidRDefault="00C134E8" w:rsidP="00C134E8">
                            <w:pPr>
                              <w:jc w:val="center"/>
                              <w:rPr>
                                <w:color w:val="000000"/>
                                <w:sz w:val="16"/>
                                <w:szCs w:val="16"/>
                              </w:rPr>
                            </w:pPr>
                            <w:r w:rsidRPr="00A017B4">
                              <w:rPr>
                                <w:sz w:val="16"/>
                                <w:szCs w:val="16"/>
                              </w:rPr>
                              <w:t>275</w:t>
                            </w:r>
                          </w:p>
                        </w:tc>
                        <w:tc>
                          <w:tcPr>
                            <w:tcW w:w="404" w:type="pct"/>
                          </w:tcPr>
                          <w:p w14:paraId="602D1BC4" w14:textId="77777777" w:rsidR="00C134E8" w:rsidRPr="00A017B4" w:rsidRDefault="00C134E8" w:rsidP="00C134E8">
                            <w:pPr>
                              <w:jc w:val="center"/>
                              <w:rPr>
                                <w:color w:val="000000"/>
                                <w:sz w:val="16"/>
                                <w:szCs w:val="16"/>
                              </w:rPr>
                            </w:pPr>
                            <w:r w:rsidRPr="00A017B4">
                              <w:rPr>
                                <w:sz w:val="16"/>
                                <w:szCs w:val="16"/>
                              </w:rPr>
                              <w:t>5</w:t>
                            </w:r>
                          </w:p>
                        </w:tc>
                        <w:tc>
                          <w:tcPr>
                            <w:tcW w:w="402" w:type="pct"/>
                          </w:tcPr>
                          <w:p w14:paraId="3D8F15E8" w14:textId="77777777" w:rsidR="00C134E8" w:rsidRPr="00A017B4" w:rsidRDefault="00C134E8" w:rsidP="00C134E8">
                            <w:pPr>
                              <w:jc w:val="center"/>
                              <w:rPr>
                                <w:color w:val="000000"/>
                                <w:sz w:val="16"/>
                                <w:szCs w:val="16"/>
                              </w:rPr>
                            </w:pPr>
                            <w:r w:rsidRPr="00A017B4">
                              <w:rPr>
                                <w:sz w:val="16"/>
                                <w:szCs w:val="16"/>
                              </w:rPr>
                              <w:t>271</w:t>
                            </w:r>
                          </w:p>
                        </w:tc>
                        <w:tc>
                          <w:tcPr>
                            <w:tcW w:w="280" w:type="pct"/>
                          </w:tcPr>
                          <w:p w14:paraId="354827BE" w14:textId="77777777" w:rsidR="00C134E8" w:rsidRPr="00A017B4" w:rsidRDefault="00C134E8" w:rsidP="00C134E8">
                            <w:pPr>
                              <w:jc w:val="center"/>
                              <w:rPr>
                                <w:sz w:val="16"/>
                                <w:szCs w:val="16"/>
                              </w:rPr>
                            </w:pPr>
                            <w:r w:rsidRPr="00A017B4">
                              <w:rPr>
                                <w:sz w:val="16"/>
                                <w:szCs w:val="16"/>
                              </w:rPr>
                              <w:t>270</w:t>
                            </w:r>
                          </w:p>
                        </w:tc>
                        <w:tc>
                          <w:tcPr>
                            <w:tcW w:w="234" w:type="pct"/>
                          </w:tcPr>
                          <w:p w14:paraId="2C298249" w14:textId="77777777" w:rsidR="00C134E8" w:rsidRPr="00A017B4" w:rsidRDefault="00C134E8" w:rsidP="00C134E8">
                            <w:pPr>
                              <w:jc w:val="center"/>
                              <w:rPr>
                                <w:sz w:val="16"/>
                                <w:szCs w:val="16"/>
                              </w:rPr>
                            </w:pPr>
                            <w:r w:rsidRPr="00A017B4">
                              <w:rPr>
                                <w:sz w:val="16"/>
                                <w:szCs w:val="16"/>
                              </w:rPr>
                              <w:t>1</w:t>
                            </w:r>
                          </w:p>
                        </w:tc>
                        <w:tc>
                          <w:tcPr>
                            <w:tcW w:w="225" w:type="pct"/>
                          </w:tcPr>
                          <w:p w14:paraId="4F77F153" w14:textId="77777777" w:rsidR="00C134E8" w:rsidRPr="00A017B4" w:rsidRDefault="00C134E8" w:rsidP="00C134E8">
                            <w:pPr>
                              <w:jc w:val="center"/>
                              <w:rPr>
                                <w:color w:val="000000"/>
                                <w:sz w:val="16"/>
                                <w:szCs w:val="16"/>
                              </w:rPr>
                            </w:pPr>
                            <w:r w:rsidRPr="00A017B4">
                              <w:rPr>
                                <w:sz w:val="16"/>
                                <w:szCs w:val="16"/>
                              </w:rPr>
                              <w:t>5</w:t>
                            </w:r>
                          </w:p>
                        </w:tc>
                        <w:tc>
                          <w:tcPr>
                            <w:tcW w:w="528" w:type="pct"/>
                          </w:tcPr>
                          <w:p w14:paraId="4771EFF1" w14:textId="0D2D820F" w:rsidR="00C134E8" w:rsidRPr="00A017B4" w:rsidRDefault="00C134E8" w:rsidP="00C134E8">
                            <w:pPr>
                              <w:jc w:val="center"/>
                              <w:rPr>
                                <w:color w:val="000000"/>
                                <w:sz w:val="16"/>
                                <w:szCs w:val="16"/>
                              </w:rPr>
                            </w:pPr>
                            <w:r w:rsidRPr="00A017B4">
                              <w:rPr>
                                <w:sz w:val="16"/>
                                <w:szCs w:val="16"/>
                              </w:rPr>
                              <w:t>0.99±0.00</w:t>
                            </w:r>
                            <w:ins w:id="499" w:author="Md Rafi Islam" w:date="2026-08-12T12:39:00Z" w16du:dateUtc="2026-08-12T17:39:00Z">
                              <w:r w:rsidR="009E312F">
                                <w:rPr>
                                  <w:sz w:val="16"/>
                                  <w:szCs w:val="16"/>
                                </w:rPr>
                                <w:t>9</w:t>
                              </w:r>
                            </w:ins>
                            <w:del w:id="500" w:author="Md Rafi Islam" w:date="2026-08-12T12:39:00Z" w16du:dateUtc="2026-08-12T17:39:00Z">
                              <w:r w:rsidRPr="00A017B4" w:rsidDel="009E312F">
                                <w:rPr>
                                  <w:sz w:val="16"/>
                                  <w:szCs w:val="16"/>
                                </w:rPr>
                                <w:delText>7</w:delText>
                              </w:r>
                            </w:del>
                          </w:p>
                        </w:tc>
                        <w:tc>
                          <w:tcPr>
                            <w:tcW w:w="528" w:type="pct"/>
                          </w:tcPr>
                          <w:p w14:paraId="790ED4E0" w14:textId="369B94FC" w:rsidR="00C134E8" w:rsidRPr="00A017B4" w:rsidRDefault="00C134E8" w:rsidP="00C134E8">
                            <w:pPr>
                              <w:jc w:val="center"/>
                              <w:rPr>
                                <w:color w:val="000000"/>
                                <w:sz w:val="16"/>
                                <w:szCs w:val="16"/>
                              </w:rPr>
                            </w:pPr>
                            <w:r w:rsidRPr="00A017B4">
                              <w:rPr>
                                <w:sz w:val="16"/>
                                <w:szCs w:val="16"/>
                              </w:rPr>
                              <w:t>0.9</w:t>
                            </w:r>
                            <w:ins w:id="501" w:author="Md Rafi Islam" w:date="2026-08-12T12:39:00Z" w16du:dateUtc="2026-08-12T17:39:00Z">
                              <w:r w:rsidR="009E312F">
                                <w:rPr>
                                  <w:sz w:val="16"/>
                                  <w:szCs w:val="16"/>
                                </w:rPr>
                                <w:t>8</w:t>
                              </w:r>
                            </w:ins>
                            <w:del w:id="502" w:author="Md Rafi Islam" w:date="2026-08-12T12:39:00Z" w16du:dateUtc="2026-08-12T17:39:00Z">
                              <w:r w:rsidRPr="00A017B4" w:rsidDel="009E312F">
                                <w:rPr>
                                  <w:sz w:val="16"/>
                                  <w:szCs w:val="16"/>
                                </w:rPr>
                                <w:delText>7</w:delText>
                              </w:r>
                            </w:del>
                            <w:r w:rsidRPr="00A017B4">
                              <w:rPr>
                                <w:sz w:val="16"/>
                                <w:szCs w:val="16"/>
                              </w:rPr>
                              <w:t>±0.03</w:t>
                            </w:r>
                            <w:ins w:id="503" w:author="Md Rafi Islam" w:date="2026-08-12T12:39:00Z" w16du:dateUtc="2026-08-12T17:39:00Z">
                              <w:r w:rsidR="009E312F">
                                <w:rPr>
                                  <w:sz w:val="16"/>
                                  <w:szCs w:val="16"/>
                                </w:rPr>
                                <w:t>1</w:t>
                              </w:r>
                            </w:ins>
                            <w:del w:id="504" w:author="Md Rafi Islam" w:date="2026-08-12T12:39:00Z" w16du:dateUtc="2026-08-12T17:39:00Z">
                              <w:r w:rsidRPr="00A017B4" w:rsidDel="009E312F">
                                <w:rPr>
                                  <w:sz w:val="16"/>
                                  <w:szCs w:val="16"/>
                                </w:rPr>
                                <w:delText>3</w:delText>
                              </w:r>
                            </w:del>
                          </w:p>
                        </w:tc>
                        <w:tc>
                          <w:tcPr>
                            <w:tcW w:w="574" w:type="pct"/>
                          </w:tcPr>
                          <w:p w14:paraId="49099DE5" w14:textId="058F41C4" w:rsidR="00C134E8" w:rsidRPr="00A017B4" w:rsidRDefault="00C134E8" w:rsidP="00C134E8">
                            <w:pPr>
                              <w:jc w:val="center"/>
                              <w:rPr>
                                <w:color w:val="000000"/>
                                <w:sz w:val="16"/>
                                <w:szCs w:val="16"/>
                              </w:rPr>
                            </w:pPr>
                            <w:ins w:id="505" w:author="Md Rafi Islam" w:date="2026-08-12T11:34:00Z" w16du:dateUtc="2026-08-12T16:34:00Z">
                              <w:r w:rsidRPr="0064524D">
                                <w:rPr>
                                  <w:sz w:val="16"/>
                                  <w:szCs w:val="16"/>
                                </w:rPr>
                                <w:t>2.</w:t>
                              </w:r>
                              <w:r>
                                <w:rPr>
                                  <w:sz w:val="16"/>
                                  <w:szCs w:val="16"/>
                                </w:rPr>
                                <w:t>18</w:t>
                              </w:r>
                              <w:r w:rsidRPr="0064524D">
                                <w:rPr>
                                  <w:sz w:val="16"/>
                                  <w:szCs w:val="16"/>
                                </w:rPr>
                                <w:t>±</w:t>
                              </w:r>
                              <w:r>
                                <w:rPr>
                                  <w:sz w:val="16"/>
                                  <w:szCs w:val="16"/>
                                </w:rPr>
                                <w:t>2.86</w:t>
                              </w:r>
                            </w:ins>
                            <w:del w:id="506" w:author="Md Rafi Islam" w:date="2026-08-12T11:34:00Z" w16du:dateUtc="2026-08-12T16:34:00Z">
                              <w:r w:rsidRPr="00A017B4" w:rsidDel="00F8293A">
                                <w:rPr>
                                  <w:sz w:val="16"/>
                                  <w:szCs w:val="16"/>
                                </w:rPr>
                                <w:delText>2.89±3.02</w:delText>
                              </w:r>
                            </w:del>
                          </w:p>
                        </w:tc>
                        <w:tc>
                          <w:tcPr>
                            <w:tcW w:w="616" w:type="pct"/>
                          </w:tcPr>
                          <w:p w14:paraId="10FB323C" w14:textId="57D774C7" w:rsidR="00C134E8" w:rsidRPr="00A017B4" w:rsidRDefault="00C134E8" w:rsidP="00C134E8">
                            <w:pPr>
                              <w:jc w:val="center"/>
                              <w:rPr>
                                <w:color w:val="000000"/>
                                <w:sz w:val="16"/>
                                <w:szCs w:val="16"/>
                              </w:rPr>
                            </w:pPr>
                            <w:ins w:id="507" w:author="Md Rafi Islam" w:date="2026-08-12T11:34:00Z" w16du:dateUtc="2026-08-12T16:34:00Z">
                              <w:r>
                                <w:rPr>
                                  <w:sz w:val="16"/>
                                  <w:szCs w:val="16"/>
                                </w:rPr>
                                <w:t>3.68</w:t>
                              </w:r>
                              <w:r w:rsidRPr="0064524D">
                                <w:rPr>
                                  <w:sz w:val="16"/>
                                  <w:szCs w:val="16"/>
                                </w:rPr>
                                <w:t>±</w:t>
                              </w:r>
                              <w:r>
                                <w:rPr>
                                  <w:sz w:val="16"/>
                                  <w:szCs w:val="16"/>
                                </w:rPr>
                                <w:t>2.97</w:t>
                              </w:r>
                            </w:ins>
                            <w:del w:id="508" w:author="Md Rafi Islam" w:date="2026-08-12T11:34:00Z" w16du:dateUtc="2026-08-12T16:34:00Z">
                              <w:r w:rsidRPr="00A017B4" w:rsidDel="00F8293A">
                                <w:rPr>
                                  <w:sz w:val="16"/>
                                  <w:szCs w:val="16"/>
                                </w:rPr>
                                <w:delText>4.03±3.80</w:delText>
                              </w:r>
                            </w:del>
                          </w:p>
                        </w:tc>
                      </w:tr>
                      <w:tr w:rsidR="00C134E8" w:rsidRPr="00A017B4" w14:paraId="63527375" w14:textId="77777777" w:rsidTr="00C134E8">
                        <w:trPr>
                          <w:trHeight w:val="204"/>
                        </w:trPr>
                        <w:tc>
                          <w:tcPr>
                            <w:tcW w:w="236" w:type="pct"/>
                          </w:tcPr>
                          <w:p w14:paraId="43D861C7"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F2BFAE3" w14:textId="77777777" w:rsidR="00C134E8" w:rsidRPr="00A017B4" w:rsidRDefault="00C134E8" w:rsidP="00C134E8">
                            <w:pPr>
                              <w:jc w:val="center"/>
                              <w:rPr>
                                <w:color w:val="000000"/>
                                <w:sz w:val="16"/>
                                <w:szCs w:val="16"/>
                              </w:rPr>
                            </w:pPr>
                            <w:r w:rsidRPr="00A017B4">
                              <w:rPr>
                                <w:sz w:val="16"/>
                                <w:szCs w:val="16"/>
                              </w:rPr>
                              <w:t>Juul</w:t>
                            </w:r>
                          </w:p>
                        </w:tc>
                        <w:tc>
                          <w:tcPr>
                            <w:tcW w:w="294" w:type="pct"/>
                          </w:tcPr>
                          <w:p w14:paraId="3544D060" w14:textId="77777777" w:rsidR="00C134E8" w:rsidRPr="00A017B4" w:rsidRDefault="00C134E8" w:rsidP="00C134E8">
                            <w:pPr>
                              <w:jc w:val="center"/>
                              <w:rPr>
                                <w:color w:val="000000"/>
                                <w:sz w:val="16"/>
                                <w:szCs w:val="16"/>
                              </w:rPr>
                            </w:pPr>
                            <w:r w:rsidRPr="00A017B4">
                              <w:rPr>
                                <w:sz w:val="16"/>
                                <w:szCs w:val="16"/>
                              </w:rPr>
                              <w:t>185</w:t>
                            </w:r>
                          </w:p>
                        </w:tc>
                        <w:tc>
                          <w:tcPr>
                            <w:tcW w:w="404" w:type="pct"/>
                          </w:tcPr>
                          <w:p w14:paraId="2BFABAA8" w14:textId="77777777" w:rsidR="00C134E8" w:rsidRPr="00A017B4" w:rsidRDefault="00C134E8" w:rsidP="00C134E8">
                            <w:pPr>
                              <w:jc w:val="center"/>
                              <w:rPr>
                                <w:color w:val="000000"/>
                                <w:sz w:val="16"/>
                                <w:szCs w:val="16"/>
                              </w:rPr>
                            </w:pPr>
                            <w:r w:rsidRPr="00A017B4">
                              <w:rPr>
                                <w:sz w:val="16"/>
                                <w:szCs w:val="16"/>
                              </w:rPr>
                              <w:t>3</w:t>
                            </w:r>
                          </w:p>
                        </w:tc>
                        <w:tc>
                          <w:tcPr>
                            <w:tcW w:w="402" w:type="pct"/>
                          </w:tcPr>
                          <w:p w14:paraId="4CD79952" w14:textId="77777777" w:rsidR="00C134E8" w:rsidRPr="00A017B4" w:rsidRDefault="00C134E8" w:rsidP="00C134E8">
                            <w:pPr>
                              <w:jc w:val="center"/>
                              <w:rPr>
                                <w:color w:val="000000"/>
                                <w:sz w:val="16"/>
                                <w:szCs w:val="16"/>
                              </w:rPr>
                            </w:pPr>
                            <w:r w:rsidRPr="00A017B4">
                              <w:rPr>
                                <w:sz w:val="16"/>
                                <w:szCs w:val="16"/>
                              </w:rPr>
                              <w:t>185</w:t>
                            </w:r>
                          </w:p>
                        </w:tc>
                        <w:tc>
                          <w:tcPr>
                            <w:tcW w:w="280" w:type="pct"/>
                          </w:tcPr>
                          <w:p w14:paraId="0621B3E9" w14:textId="77777777" w:rsidR="00C134E8" w:rsidRPr="00A017B4" w:rsidRDefault="00C134E8" w:rsidP="00C134E8">
                            <w:pPr>
                              <w:jc w:val="center"/>
                              <w:rPr>
                                <w:sz w:val="16"/>
                                <w:szCs w:val="16"/>
                              </w:rPr>
                            </w:pPr>
                            <w:r w:rsidRPr="00A017B4">
                              <w:rPr>
                                <w:sz w:val="16"/>
                                <w:szCs w:val="16"/>
                              </w:rPr>
                              <w:t>185</w:t>
                            </w:r>
                          </w:p>
                        </w:tc>
                        <w:tc>
                          <w:tcPr>
                            <w:tcW w:w="234" w:type="pct"/>
                          </w:tcPr>
                          <w:p w14:paraId="55FFB24E" w14:textId="77777777" w:rsidR="00C134E8" w:rsidRPr="00A017B4" w:rsidRDefault="00C134E8" w:rsidP="00C134E8">
                            <w:pPr>
                              <w:jc w:val="center"/>
                              <w:rPr>
                                <w:sz w:val="16"/>
                                <w:szCs w:val="16"/>
                              </w:rPr>
                            </w:pPr>
                            <w:r w:rsidRPr="00A017B4">
                              <w:rPr>
                                <w:sz w:val="16"/>
                                <w:szCs w:val="16"/>
                              </w:rPr>
                              <w:t>0</w:t>
                            </w:r>
                          </w:p>
                        </w:tc>
                        <w:tc>
                          <w:tcPr>
                            <w:tcW w:w="225" w:type="pct"/>
                          </w:tcPr>
                          <w:p w14:paraId="4D68512C"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35FEE1F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0E2FD0E5"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5B6DA6F3" w14:textId="62211B30" w:rsidR="00C134E8" w:rsidRPr="00A017B4" w:rsidRDefault="000B360D" w:rsidP="00C134E8">
                            <w:pPr>
                              <w:jc w:val="center"/>
                              <w:rPr>
                                <w:color w:val="000000"/>
                                <w:sz w:val="16"/>
                                <w:szCs w:val="16"/>
                              </w:rPr>
                            </w:pPr>
                            <w:ins w:id="509" w:author="Md Rafi Islam" w:date="2026-08-12T12:44:00Z" w16du:dateUtc="2026-08-12T17:44:00Z">
                              <w:r>
                                <w:rPr>
                                  <w:sz w:val="16"/>
                                  <w:szCs w:val="16"/>
                                </w:rPr>
                                <w:t>0</w:t>
                              </w:r>
                            </w:ins>
                            <w:del w:id="510" w:author="Md Rafi Islam" w:date="2026-08-12T11:34:00Z" w16du:dateUtc="2026-08-12T16:34:00Z">
                              <w:r w:rsidR="00C134E8" w:rsidRPr="00A017B4" w:rsidDel="00F8293A">
                                <w:rPr>
                                  <w:sz w:val="16"/>
                                  <w:szCs w:val="16"/>
                                </w:rPr>
                                <w:delText>0±0.00</w:delText>
                              </w:r>
                            </w:del>
                          </w:p>
                        </w:tc>
                        <w:tc>
                          <w:tcPr>
                            <w:tcW w:w="616" w:type="pct"/>
                          </w:tcPr>
                          <w:p w14:paraId="18AA963D" w14:textId="47AEA6D8" w:rsidR="00C134E8" w:rsidRPr="00A017B4" w:rsidRDefault="00C134E8" w:rsidP="00C134E8">
                            <w:pPr>
                              <w:jc w:val="center"/>
                              <w:rPr>
                                <w:color w:val="000000"/>
                                <w:sz w:val="16"/>
                                <w:szCs w:val="16"/>
                              </w:rPr>
                            </w:pPr>
                            <w:ins w:id="511" w:author="Md Rafi Islam" w:date="2026-08-12T11:34:00Z" w16du:dateUtc="2026-08-12T16:34:00Z">
                              <w:r>
                                <w:rPr>
                                  <w:sz w:val="16"/>
                                  <w:szCs w:val="16"/>
                                </w:rPr>
                                <w:t>0.74</w:t>
                              </w:r>
                              <w:r w:rsidRPr="0064524D">
                                <w:rPr>
                                  <w:sz w:val="16"/>
                                  <w:szCs w:val="16"/>
                                </w:rPr>
                                <w:t>±1.</w:t>
                              </w:r>
                              <w:r>
                                <w:rPr>
                                  <w:sz w:val="16"/>
                                  <w:szCs w:val="16"/>
                                </w:rPr>
                                <w:t>71</w:t>
                              </w:r>
                            </w:ins>
                            <w:del w:id="512" w:author="Md Rafi Islam" w:date="2026-08-12T11:34:00Z" w16du:dateUtc="2026-08-12T16:34:00Z">
                              <w:r w:rsidRPr="00A017B4" w:rsidDel="00F8293A">
                                <w:rPr>
                                  <w:sz w:val="16"/>
                                  <w:szCs w:val="16"/>
                                </w:rPr>
                                <w:delText>0.8±1.39</w:delText>
                              </w:r>
                            </w:del>
                          </w:p>
                        </w:tc>
                      </w:tr>
                      <w:tr w:rsidR="00C134E8" w:rsidRPr="00A017B4" w14:paraId="4067328D" w14:textId="77777777" w:rsidTr="00C134E8">
                        <w:trPr>
                          <w:trHeight w:val="204"/>
                        </w:trPr>
                        <w:tc>
                          <w:tcPr>
                            <w:tcW w:w="236" w:type="pct"/>
                          </w:tcPr>
                          <w:p w14:paraId="6D242C6A"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FC8C157" w14:textId="77777777" w:rsidR="00C134E8" w:rsidRPr="00A017B4" w:rsidRDefault="00C134E8" w:rsidP="00C134E8">
                            <w:pPr>
                              <w:jc w:val="center"/>
                              <w:rPr>
                                <w:color w:val="000000"/>
                                <w:sz w:val="16"/>
                                <w:szCs w:val="16"/>
                              </w:rPr>
                            </w:pPr>
                            <w:r w:rsidRPr="00A017B4">
                              <w:rPr>
                                <w:sz w:val="16"/>
                                <w:szCs w:val="16"/>
                              </w:rPr>
                              <w:t>Kangvape Speedy Beast X</w:t>
                            </w:r>
                          </w:p>
                        </w:tc>
                        <w:tc>
                          <w:tcPr>
                            <w:tcW w:w="294" w:type="pct"/>
                          </w:tcPr>
                          <w:p w14:paraId="73ADF08F" w14:textId="77777777" w:rsidR="00C134E8" w:rsidRPr="00A017B4" w:rsidRDefault="00C134E8" w:rsidP="00C134E8">
                            <w:pPr>
                              <w:jc w:val="center"/>
                              <w:rPr>
                                <w:color w:val="000000"/>
                                <w:sz w:val="16"/>
                                <w:szCs w:val="16"/>
                              </w:rPr>
                            </w:pPr>
                            <w:r w:rsidRPr="00A017B4">
                              <w:rPr>
                                <w:sz w:val="16"/>
                                <w:szCs w:val="16"/>
                              </w:rPr>
                              <w:t>360</w:t>
                            </w:r>
                          </w:p>
                        </w:tc>
                        <w:tc>
                          <w:tcPr>
                            <w:tcW w:w="404" w:type="pct"/>
                          </w:tcPr>
                          <w:p w14:paraId="72F28280" w14:textId="77777777" w:rsidR="00C134E8" w:rsidRPr="00A017B4" w:rsidRDefault="00C134E8" w:rsidP="00C134E8">
                            <w:pPr>
                              <w:jc w:val="center"/>
                              <w:rPr>
                                <w:color w:val="000000"/>
                                <w:sz w:val="16"/>
                                <w:szCs w:val="16"/>
                              </w:rPr>
                            </w:pPr>
                            <w:r w:rsidRPr="00A017B4">
                              <w:rPr>
                                <w:sz w:val="16"/>
                                <w:szCs w:val="16"/>
                              </w:rPr>
                              <w:t>9</w:t>
                            </w:r>
                          </w:p>
                        </w:tc>
                        <w:tc>
                          <w:tcPr>
                            <w:tcW w:w="402" w:type="pct"/>
                          </w:tcPr>
                          <w:p w14:paraId="5C855FB6" w14:textId="77777777" w:rsidR="00C134E8" w:rsidRPr="00A017B4" w:rsidRDefault="00C134E8" w:rsidP="00C134E8">
                            <w:pPr>
                              <w:jc w:val="center"/>
                              <w:rPr>
                                <w:color w:val="000000"/>
                                <w:sz w:val="16"/>
                                <w:szCs w:val="16"/>
                              </w:rPr>
                            </w:pPr>
                            <w:r w:rsidRPr="00A017B4">
                              <w:rPr>
                                <w:sz w:val="16"/>
                                <w:szCs w:val="16"/>
                              </w:rPr>
                              <w:t>357</w:t>
                            </w:r>
                          </w:p>
                        </w:tc>
                        <w:tc>
                          <w:tcPr>
                            <w:tcW w:w="280" w:type="pct"/>
                          </w:tcPr>
                          <w:p w14:paraId="03B5A2A9" w14:textId="77777777" w:rsidR="00C134E8" w:rsidRPr="00A017B4" w:rsidRDefault="00C134E8" w:rsidP="00C134E8">
                            <w:pPr>
                              <w:jc w:val="center"/>
                              <w:rPr>
                                <w:sz w:val="16"/>
                                <w:szCs w:val="16"/>
                              </w:rPr>
                            </w:pPr>
                            <w:r w:rsidRPr="00A017B4">
                              <w:rPr>
                                <w:sz w:val="16"/>
                                <w:szCs w:val="16"/>
                              </w:rPr>
                              <w:t>356</w:t>
                            </w:r>
                          </w:p>
                        </w:tc>
                        <w:tc>
                          <w:tcPr>
                            <w:tcW w:w="234" w:type="pct"/>
                          </w:tcPr>
                          <w:p w14:paraId="6A2DE331" w14:textId="77777777" w:rsidR="00C134E8" w:rsidRPr="00A017B4" w:rsidRDefault="00C134E8" w:rsidP="00C134E8">
                            <w:pPr>
                              <w:jc w:val="center"/>
                              <w:rPr>
                                <w:sz w:val="16"/>
                                <w:szCs w:val="16"/>
                              </w:rPr>
                            </w:pPr>
                            <w:r w:rsidRPr="00A017B4">
                              <w:rPr>
                                <w:sz w:val="16"/>
                                <w:szCs w:val="16"/>
                              </w:rPr>
                              <w:t>1</w:t>
                            </w:r>
                          </w:p>
                        </w:tc>
                        <w:tc>
                          <w:tcPr>
                            <w:tcW w:w="225" w:type="pct"/>
                          </w:tcPr>
                          <w:p w14:paraId="7D71B8AC" w14:textId="77777777" w:rsidR="00C134E8" w:rsidRPr="00A017B4" w:rsidRDefault="00C134E8" w:rsidP="00C134E8">
                            <w:pPr>
                              <w:jc w:val="center"/>
                              <w:rPr>
                                <w:color w:val="000000"/>
                                <w:sz w:val="16"/>
                                <w:szCs w:val="16"/>
                              </w:rPr>
                            </w:pPr>
                            <w:r w:rsidRPr="00A017B4">
                              <w:rPr>
                                <w:sz w:val="16"/>
                                <w:szCs w:val="16"/>
                              </w:rPr>
                              <w:t>4</w:t>
                            </w:r>
                          </w:p>
                        </w:tc>
                        <w:tc>
                          <w:tcPr>
                            <w:tcW w:w="528" w:type="pct"/>
                          </w:tcPr>
                          <w:p w14:paraId="0EC69194" w14:textId="77777777" w:rsidR="00C134E8" w:rsidRPr="00A017B4" w:rsidRDefault="00C134E8" w:rsidP="00C134E8">
                            <w:pPr>
                              <w:jc w:val="center"/>
                              <w:rPr>
                                <w:color w:val="000000"/>
                                <w:sz w:val="16"/>
                                <w:szCs w:val="16"/>
                              </w:rPr>
                            </w:pPr>
                            <w:r w:rsidRPr="00A017B4">
                              <w:rPr>
                                <w:sz w:val="16"/>
                                <w:szCs w:val="16"/>
                              </w:rPr>
                              <w:t>0.99±0.006</w:t>
                            </w:r>
                          </w:p>
                        </w:tc>
                        <w:tc>
                          <w:tcPr>
                            <w:tcW w:w="528" w:type="pct"/>
                          </w:tcPr>
                          <w:p w14:paraId="72CB8E3D" w14:textId="77777777" w:rsidR="00C134E8" w:rsidRPr="00A017B4" w:rsidRDefault="00C134E8" w:rsidP="00C134E8">
                            <w:pPr>
                              <w:jc w:val="center"/>
                              <w:rPr>
                                <w:color w:val="000000"/>
                                <w:sz w:val="16"/>
                                <w:szCs w:val="16"/>
                              </w:rPr>
                            </w:pPr>
                            <w:r w:rsidRPr="00A017B4">
                              <w:rPr>
                                <w:sz w:val="16"/>
                                <w:szCs w:val="16"/>
                              </w:rPr>
                              <w:t>0.98±0.026</w:t>
                            </w:r>
                          </w:p>
                        </w:tc>
                        <w:tc>
                          <w:tcPr>
                            <w:tcW w:w="574" w:type="pct"/>
                          </w:tcPr>
                          <w:p w14:paraId="061CB233" w14:textId="458F7ED5" w:rsidR="00C134E8" w:rsidRPr="00A017B4" w:rsidRDefault="00C134E8" w:rsidP="00C134E8">
                            <w:pPr>
                              <w:jc w:val="center"/>
                              <w:rPr>
                                <w:color w:val="000000"/>
                                <w:sz w:val="16"/>
                                <w:szCs w:val="16"/>
                              </w:rPr>
                            </w:pPr>
                            <w:ins w:id="513" w:author="Md Rafi Islam" w:date="2026-08-12T11:34:00Z" w16du:dateUtc="2026-08-12T16:34:00Z">
                              <w:r w:rsidRPr="0064524D">
                                <w:rPr>
                                  <w:sz w:val="16"/>
                                  <w:szCs w:val="16"/>
                                </w:rPr>
                                <w:t>1.39±2.56</w:t>
                              </w:r>
                            </w:ins>
                            <w:del w:id="514" w:author="Md Rafi Islam" w:date="2026-08-12T11:34:00Z" w16du:dateUtc="2026-08-12T16:34:00Z">
                              <w:r w:rsidRPr="00A017B4" w:rsidDel="00F8293A">
                                <w:rPr>
                                  <w:sz w:val="16"/>
                                  <w:szCs w:val="16"/>
                                </w:rPr>
                                <w:delText>1.39±2.56</w:delText>
                              </w:r>
                            </w:del>
                          </w:p>
                        </w:tc>
                        <w:tc>
                          <w:tcPr>
                            <w:tcW w:w="616" w:type="pct"/>
                          </w:tcPr>
                          <w:p w14:paraId="15ED01B5" w14:textId="31CA980C" w:rsidR="00C134E8" w:rsidRPr="00A017B4" w:rsidRDefault="00C134E8" w:rsidP="00C134E8">
                            <w:pPr>
                              <w:jc w:val="center"/>
                              <w:rPr>
                                <w:color w:val="000000"/>
                                <w:sz w:val="16"/>
                                <w:szCs w:val="16"/>
                              </w:rPr>
                            </w:pPr>
                            <w:ins w:id="515" w:author="Md Rafi Islam" w:date="2026-08-12T11:34:00Z" w16du:dateUtc="2026-08-12T16:34:00Z">
                              <w:r>
                                <w:rPr>
                                  <w:sz w:val="16"/>
                                  <w:szCs w:val="16"/>
                                </w:rPr>
                                <w:t>3.3</w:t>
                              </w:r>
                              <w:r w:rsidRPr="0064524D">
                                <w:rPr>
                                  <w:sz w:val="16"/>
                                  <w:szCs w:val="16"/>
                                </w:rPr>
                                <w:t>±3.52</w:t>
                              </w:r>
                            </w:ins>
                            <w:del w:id="516" w:author="Md Rafi Islam" w:date="2026-08-12T11:34:00Z" w16du:dateUtc="2026-08-12T16:34:00Z">
                              <w:r w:rsidRPr="00A017B4" w:rsidDel="00F8293A">
                                <w:rPr>
                                  <w:sz w:val="16"/>
                                  <w:szCs w:val="16"/>
                                </w:rPr>
                                <w:delText>3.3±3.52</w:delText>
                              </w:r>
                            </w:del>
                          </w:p>
                        </w:tc>
                      </w:tr>
                      <w:tr w:rsidR="00C134E8" w:rsidRPr="00A017B4" w14:paraId="53C9BFF0" w14:textId="77777777" w:rsidTr="00C134E8">
                        <w:trPr>
                          <w:trHeight w:val="204"/>
                        </w:trPr>
                        <w:tc>
                          <w:tcPr>
                            <w:tcW w:w="236" w:type="pct"/>
                          </w:tcPr>
                          <w:p w14:paraId="520B3518"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300CCD0" w14:textId="1B5AC19C" w:rsidR="00C134E8" w:rsidRPr="00A017B4" w:rsidRDefault="00C134E8" w:rsidP="00C134E8">
                            <w:pPr>
                              <w:jc w:val="center"/>
                              <w:rPr>
                                <w:color w:val="000000"/>
                                <w:sz w:val="16"/>
                                <w:szCs w:val="16"/>
                              </w:rPr>
                            </w:pPr>
                            <w:r w:rsidRPr="00A017B4">
                              <w:rPr>
                                <w:sz w:val="16"/>
                                <w:szCs w:val="16"/>
                              </w:rPr>
                              <w:t>Logic Pro</w:t>
                            </w:r>
                            <w:ins w:id="517" w:author="Edward Sazonov" w:date="2026-08-04T15:42:00Z" w16du:dateUtc="2026-08-04T20:42:00Z">
                              <w:r w:rsidRPr="00A017B4">
                                <w:rPr>
                                  <w:sz w:val="18"/>
                                  <w:szCs w:val="18"/>
                                  <w:vertAlign w:val="superscript"/>
                                </w:rPr>
                                <w:t>a</w:t>
                              </w:r>
                            </w:ins>
                          </w:p>
                        </w:tc>
                        <w:tc>
                          <w:tcPr>
                            <w:tcW w:w="294" w:type="pct"/>
                          </w:tcPr>
                          <w:p w14:paraId="20BDFB0A" w14:textId="77777777" w:rsidR="00C134E8" w:rsidRPr="00A017B4" w:rsidRDefault="00C134E8" w:rsidP="00C134E8">
                            <w:pPr>
                              <w:jc w:val="center"/>
                              <w:rPr>
                                <w:color w:val="000000"/>
                                <w:sz w:val="16"/>
                                <w:szCs w:val="16"/>
                              </w:rPr>
                            </w:pPr>
                            <w:r w:rsidRPr="00A017B4">
                              <w:rPr>
                                <w:sz w:val="16"/>
                                <w:szCs w:val="16"/>
                              </w:rPr>
                              <w:t>30</w:t>
                            </w:r>
                          </w:p>
                        </w:tc>
                        <w:tc>
                          <w:tcPr>
                            <w:tcW w:w="404" w:type="pct"/>
                          </w:tcPr>
                          <w:p w14:paraId="3354804E"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4BCB09BA" w14:textId="77777777" w:rsidR="00C134E8" w:rsidRPr="00A017B4" w:rsidRDefault="00C134E8" w:rsidP="00C134E8">
                            <w:pPr>
                              <w:jc w:val="center"/>
                              <w:rPr>
                                <w:color w:val="000000"/>
                                <w:sz w:val="16"/>
                                <w:szCs w:val="16"/>
                              </w:rPr>
                            </w:pPr>
                            <w:r w:rsidRPr="00A017B4">
                              <w:rPr>
                                <w:sz w:val="16"/>
                                <w:szCs w:val="16"/>
                              </w:rPr>
                              <w:t>30</w:t>
                            </w:r>
                          </w:p>
                        </w:tc>
                        <w:tc>
                          <w:tcPr>
                            <w:tcW w:w="280" w:type="pct"/>
                          </w:tcPr>
                          <w:p w14:paraId="4740F2CC" w14:textId="77777777" w:rsidR="00C134E8" w:rsidRPr="00A017B4" w:rsidRDefault="00C134E8" w:rsidP="00C134E8">
                            <w:pPr>
                              <w:jc w:val="center"/>
                              <w:rPr>
                                <w:color w:val="000000"/>
                                <w:sz w:val="16"/>
                                <w:szCs w:val="16"/>
                              </w:rPr>
                            </w:pPr>
                            <w:r w:rsidRPr="00A017B4">
                              <w:rPr>
                                <w:sz w:val="16"/>
                                <w:szCs w:val="16"/>
                              </w:rPr>
                              <w:t>30</w:t>
                            </w:r>
                          </w:p>
                        </w:tc>
                        <w:tc>
                          <w:tcPr>
                            <w:tcW w:w="234" w:type="pct"/>
                          </w:tcPr>
                          <w:p w14:paraId="21AF47DD"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5C64B543"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1E8AAC39"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48FDDB3A"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4DD015B6" w14:textId="2DE6E11D" w:rsidR="00C134E8" w:rsidRPr="00A017B4" w:rsidRDefault="00C134E8" w:rsidP="00C134E8">
                            <w:pPr>
                              <w:jc w:val="center"/>
                              <w:rPr>
                                <w:color w:val="000000"/>
                                <w:sz w:val="16"/>
                                <w:szCs w:val="16"/>
                              </w:rPr>
                            </w:pPr>
                            <w:ins w:id="518" w:author="Md Rafi Islam" w:date="2026-08-12T11:34:00Z" w16du:dateUtc="2026-08-12T16:34:00Z">
                              <w:r w:rsidRPr="00A017B4">
                                <w:rPr>
                                  <w:color w:val="000000"/>
                                  <w:sz w:val="16"/>
                                  <w:szCs w:val="16"/>
                                </w:rPr>
                                <w:t>0</w:t>
                              </w:r>
                            </w:ins>
                            <w:del w:id="519" w:author="Md Rafi Islam" w:date="2026-08-12T11:34:00Z" w16du:dateUtc="2026-08-12T16:34:00Z">
                              <w:r w:rsidRPr="00A017B4" w:rsidDel="00F8293A">
                                <w:rPr>
                                  <w:color w:val="000000"/>
                                  <w:sz w:val="16"/>
                                  <w:szCs w:val="16"/>
                                </w:rPr>
                                <w:delText>0.00</w:delText>
                              </w:r>
                            </w:del>
                          </w:p>
                        </w:tc>
                        <w:tc>
                          <w:tcPr>
                            <w:tcW w:w="616" w:type="pct"/>
                          </w:tcPr>
                          <w:p w14:paraId="42DDD88F" w14:textId="5B9182E4" w:rsidR="00C134E8" w:rsidRPr="00A017B4" w:rsidRDefault="00C134E8" w:rsidP="00C134E8">
                            <w:pPr>
                              <w:jc w:val="center"/>
                              <w:rPr>
                                <w:color w:val="000000"/>
                                <w:sz w:val="16"/>
                                <w:szCs w:val="16"/>
                              </w:rPr>
                            </w:pPr>
                            <w:ins w:id="520" w:author="Md Rafi Islam" w:date="2026-08-12T11:34:00Z" w16du:dateUtc="2026-08-12T16:34:00Z">
                              <w:r w:rsidRPr="00A017B4">
                                <w:rPr>
                                  <w:sz w:val="16"/>
                                  <w:szCs w:val="16"/>
                                </w:rPr>
                                <w:t>7.77</w:t>
                              </w:r>
                            </w:ins>
                            <w:del w:id="521" w:author="Md Rafi Islam" w:date="2026-08-12T11:34:00Z" w16du:dateUtc="2026-08-12T16:34:00Z">
                              <w:r w:rsidRPr="00A017B4" w:rsidDel="00F8293A">
                                <w:rPr>
                                  <w:sz w:val="16"/>
                                  <w:szCs w:val="16"/>
                                </w:rPr>
                                <w:delText>7.77</w:delText>
                              </w:r>
                            </w:del>
                          </w:p>
                        </w:tc>
                      </w:tr>
                      <w:tr w:rsidR="00C134E8" w:rsidRPr="00A017B4" w14:paraId="06B3C69A" w14:textId="77777777" w:rsidTr="00C134E8">
                        <w:trPr>
                          <w:trHeight w:val="204"/>
                        </w:trPr>
                        <w:tc>
                          <w:tcPr>
                            <w:tcW w:w="236" w:type="pct"/>
                          </w:tcPr>
                          <w:p w14:paraId="7DD539C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8171841" w14:textId="77777777" w:rsidR="00C134E8" w:rsidRPr="00A017B4" w:rsidRDefault="00C134E8" w:rsidP="00C134E8">
                            <w:pPr>
                              <w:jc w:val="center"/>
                              <w:rPr>
                                <w:color w:val="000000"/>
                                <w:sz w:val="16"/>
                                <w:szCs w:val="16"/>
                              </w:rPr>
                            </w:pPr>
                            <w:r w:rsidRPr="00A017B4">
                              <w:rPr>
                                <w:sz w:val="16"/>
                                <w:szCs w:val="16"/>
                              </w:rPr>
                              <w:t>Lost Angel Sphere 35K</w:t>
                            </w:r>
                          </w:p>
                        </w:tc>
                        <w:tc>
                          <w:tcPr>
                            <w:tcW w:w="294" w:type="pct"/>
                          </w:tcPr>
                          <w:p w14:paraId="290A6B07" w14:textId="77777777" w:rsidR="00C134E8" w:rsidRPr="00A017B4" w:rsidRDefault="00C134E8" w:rsidP="00C134E8">
                            <w:pPr>
                              <w:jc w:val="center"/>
                              <w:rPr>
                                <w:color w:val="000000"/>
                                <w:sz w:val="16"/>
                                <w:szCs w:val="16"/>
                              </w:rPr>
                            </w:pPr>
                            <w:r w:rsidRPr="00A017B4">
                              <w:rPr>
                                <w:sz w:val="16"/>
                                <w:szCs w:val="16"/>
                              </w:rPr>
                              <w:t>480</w:t>
                            </w:r>
                          </w:p>
                        </w:tc>
                        <w:tc>
                          <w:tcPr>
                            <w:tcW w:w="404" w:type="pct"/>
                          </w:tcPr>
                          <w:p w14:paraId="0FB8B74C"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3C5CAA96" w14:textId="77777777" w:rsidR="00C134E8" w:rsidRPr="00A017B4" w:rsidRDefault="00C134E8" w:rsidP="00C134E8">
                            <w:pPr>
                              <w:jc w:val="center"/>
                              <w:rPr>
                                <w:color w:val="000000"/>
                                <w:sz w:val="16"/>
                                <w:szCs w:val="16"/>
                              </w:rPr>
                            </w:pPr>
                            <w:r w:rsidRPr="00A017B4">
                              <w:rPr>
                                <w:sz w:val="16"/>
                                <w:szCs w:val="16"/>
                              </w:rPr>
                              <w:t>480</w:t>
                            </w:r>
                          </w:p>
                        </w:tc>
                        <w:tc>
                          <w:tcPr>
                            <w:tcW w:w="280" w:type="pct"/>
                          </w:tcPr>
                          <w:p w14:paraId="4A091D60" w14:textId="77777777" w:rsidR="00C134E8" w:rsidRPr="00A017B4" w:rsidRDefault="00C134E8" w:rsidP="00C134E8">
                            <w:pPr>
                              <w:jc w:val="center"/>
                              <w:rPr>
                                <w:sz w:val="16"/>
                                <w:szCs w:val="16"/>
                              </w:rPr>
                            </w:pPr>
                            <w:r w:rsidRPr="00A017B4">
                              <w:rPr>
                                <w:sz w:val="16"/>
                                <w:szCs w:val="16"/>
                              </w:rPr>
                              <w:t>480</w:t>
                            </w:r>
                          </w:p>
                        </w:tc>
                        <w:tc>
                          <w:tcPr>
                            <w:tcW w:w="234" w:type="pct"/>
                          </w:tcPr>
                          <w:p w14:paraId="5AB8C065" w14:textId="77777777" w:rsidR="00C134E8" w:rsidRPr="00A017B4" w:rsidRDefault="00C134E8" w:rsidP="00C134E8">
                            <w:pPr>
                              <w:jc w:val="center"/>
                              <w:rPr>
                                <w:sz w:val="16"/>
                                <w:szCs w:val="16"/>
                              </w:rPr>
                            </w:pPr>
                            <w:r w:rsidRPr="00A017B4">
                              <w:rPr>
                                <w:sz w:val="16"/>
                                <w:szCs w:val="16"/>
                              </w:rPr>
                              <w:t>0</w:t>
                            </w:r>
                          </w:p>
                        </w:tc>
                        <w:tc>
                          <w:tcPr>
                            <w:tcW w:w="225" w:type="pct"/>
                          </w:tcPr>
                          <w:p w14:paraId="7CB9B855"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BE18651"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15EAD1EE"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6C845EB7" w14:textId="46BE2FC6" w:rsidR="00C134E8" w:rsidRPr="00A017B4" w:rsidRDefault="00C134E8" w:rsidP="00C134E8">
                            <w:pPr>
                              <w:jc w:val="center"/>
                              <w:rPr>
                                <w:color w:val="000000"/>
                                <w:sz w:val="16"/>
                                <w:szCs w:val="16"/>
                              </w:rPr>
                            </w:pPr>
                            <w:ins w:id="522" w:author="Md Rafi Islam" w:date="2026-08-12T11:34:00Z" w16du:dateUtc="2026-08-12T16:34:00Z">
                              <w:r w:rsidRPr="0064524D">
                                <w:rPr>
                                  <w:sz w:val="16"/>
                                  <w:szCs w:val="16"/>
                                </w:rPr>
                                <w:t>0</w:t>
                              </w:r>
                            </w:ins>
                            <w:del w:id="523" w:author="Md Rafi Islam" w:date="2026-08-12T11:34:00Z" w16du:dateUtc="2026-08-12T16:34:00Z">
                              <w:r w:rsidRPr="00A017B4" w:rsidDel="00F8293A">
                                <w:rPr>
                                  <w:sz w:val="16"/>
                                  <w:szCs w:val="16"/>
                                </w:rPr>
                                <w:delText>0.00±0.00</w:delText>
                              </w:r>
                            </w:del>
                          </w:p>
                        </w:tc>
                        <w:tc>
                          <w:tcPr>
                            <w:tcW w:w="616" w:type="pct"/>
                          </w:tcPr>
                          <w:p w14:paraId="2D3288B8" w14:textId="50437983" w:rsidR="00C134E8" w:rsidRPr="00A017B4" w:rsidRDefault="00C134E8" w:rsidP="00C134E8">
                            <w:pPr>
                              <w:jc w:val="center"/>
                              <w:rPr>
                                <w:color w:val="000000"/>
                                <w:sz w:val="16"/>
                                <w:szCs w:val="16"/>
                              </w:rPr>
                            </w:pPr>
                            <w:ins w:id="524" w:author="Md Rafi Islam" w:date="2026-08-12T11:34:00Z" w16du:dateUtc="2026-08-12T16:34:00Z">
                              <w:r>
                                <w:rPr>
                                  <w:sz w:val="16"/>
                                  <w:szCs w:val="16"/>
                                </w:rPr>
                                <w:t>2.86</w:t>
                              </w:r>
                              <w:r w:rsidRPr="0064524D">
                                <w:rPr>
                                  <w:sz w:val="16"/>
                                  <w:szCs w:val="16"/>
                                </w:rPr>
                                <w:t>±0.15</w:t>
                              </w:r>
                            </w:ins>
                            <w:del w:id="525" w:author="Md Rafi Islam" w:date="2026-08-12T11:34:00Z" w16du:dateUtc="2026-08-12T16:34:00Z">
                              <w:r w:rsidRPr="00A017B4" w:rsidDel="00F8293A">
                                <w:rPr>
                                  <w:sz w:val="16"/>
                                  <w:szCs w:val="16"/>
                                </w:rPr>
                                <w:delText>2.86±0.15</w:delText>
                              </w:r>
                            </w:del>
                          </w:p>
                        </w:tc>
                      </w:tr>
                      <w:tr w:rsidR="00C134E8" w:rsidRPr="00A017B4" w14:paraId="2BFD0B93" w14:textId="77777777" w:rsidTr="00C134E8">
                        <w:trPr>
                          <w:trHeight w:val="204"/>
                        </w:trPr>
                        <w:tc>
                          <w:tcPr>
                            <w:tcW w:w="236" w:type="pct"/>
                          </w:tcPr>
                          <w:p w14:paraId="39D6A78F"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AE6F9D4" w14:textId="77777777" w:rsidR="00C134E8" w:rsidRPr="00A017B4" w:rsidRDefault="00C134E8" w:rsidP="00C134E8">
                            <w:pPr>
                              <w:jc w:val="center"/>
                              <w:rPr>
                                <w:color w:val="000000"/>
                                <w:sz w:val="16"/>
                                <w:szCs w:val="16"/>
                              </w:rPr>
                            </w:pPr>
                            <w:r w:rsidRPr="00A017B4">
                              <w:rPr>
                                <w:sz w:val="16"/>
                                <w:szCs w:val="16"/>
                              </w:rPr>
                              <w:t>Lost Mary MT15000*</w:t>
                            </w:r>
                          </w:p>
                        </w:tc>
                        <w:tc>
                          <w:tcPr>
                            <w:tcW w:w="294" w:type="pct"/>
                          </w:tcPr>
                          <w:p w14:paraId="0A0B34E7" w14:textId="77777777" w:rsidR="00C134E8" w:rsidRPr="00A017B4" w:rsidRDefault="00C134E8" w:rsidP="00C134E8">
                            <w:pPr>
                              <w:jc w:val="center"/>
                              <w:rPr>
                                <w:color w:val="000000"/>
                                <w:sz w:val="16"/>
                                <w:szCs w:val="16"/>
                              </w:rPr>
                            </w:pPr>
                            <w:r w:rsidRPr="00A017B4">
                              <w:rPr>
                                <w:sz w:val="16"/>
                                <w:szCs w:val="16"/>
                              </w:rPr>
                              <w:t>455</w:t>
                            </w:r>
                          </w:p>
                        </w:tc>
                        <w:tc>
                          <w:tcPr>
                            <w:tcW w:w="404" w:type="pct"/>
                          </w:tcPr>
                          <w:p w14:paraId="6AF93132"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74E13C9A" w14:textId="77777777" w:rsidR="00C134E8" w:rsidRPr="00A017B4" w:rsidRDefault="00C134E8" w:rsidP="00C134E8">
                            <w:pPr>
                              <w:jc w:val="center"/>
                              <w:rPr>
                                <w:color w:val="000000"/>
                                <w:sz w:val="16"/>
                                <w:szCs w:val="16"/>
                              </w:rPr>
                            </w:pPr>
                            <w:r w:rsidRPr="00A017B4">
                              <w:rPr>
                                <w:sz w:val="16"/>
                                <w:szCs w:val="16"/>
                              </w:rPr>
                              <w:t>449</w:t>
                            </w:r>
                          </w:p>
                        </w:tc>
                        <w:tc>
                          <w:tcPr>
                            <w:tcW w:w="280" w:type="pct"/>
                          </w:tcPr>
                          <w:p w14:paraId="7FDEE072" w14:textId="77777777" w:rsidR="00C134E8" w:rsidRPr="00A017B4" w:rsidRDefault="00C134E8" w:rsidP="00C134E8">
                            <w:pPr>
                              <w:jc w:val="center"/>
                              <w:rPr>
                                <w:sz w:val="16"/>
                                <w:szCs w:val="16"/>
                              </w:rPr>
                            </w:pPr>
                            <w:r w:rsidRPr="00A017B4">
                              <w:rPr>
                                <w:sz w:val="16"/>
                                <w:szCs w:val="16"/>
                              </w:rPr>
                              <w:t>446</w:t>
                            </w:r>
                          </w:p>
                        </w:tc>
                        <w:tc>
                          <w:tcPr>
                            <w:tcW w:w="234" w:type="pct"/>
                          </w:tcPr>
                          <w:p w14:paraId="24556309" w14:textId="77777777" w:rsidR="00C134E8" w:rsidRPr="00A017B4" w:rsidRDefault="00C134E8" w:rsidP="00C134E8">
                            <w:pPr>
                              <w:jc w:val="center"/>
                              <w:rPr>
                                <w:sz w:val="16"/>
                                <w:szCs w:val="16"/>
                              </w:rPr>
                            </w:pPr>
                            <w:r w:rsidRPr="00A017B4">
                              <w:rPr>
                                <w:sz w:val="16"/>
                                <w:szCs w:val="16"/>
                              </w:rPr>
                              <w:t>3</w:t>
                            </w:r>
                          </w:p>
                        </w:tc>
                        <w:tc>
                          <w:tcPr>
                            <w:tcW w:w="225" w:type="pct"/>
                          </w:tcPr>
                          <w:p w14:paraId="7AC52037" w14:textId="77777777" w:rsidR="00C134E8" w:rsidRPr="00A017B4" w:rsidRDefault="00C134E8" w:rsidP="00C134E8">
                            <w:pPr>
                              <w:jc w:val="center"/>
                              <w:rPr>
                                <w:color w:val="000000"/>
                                <w:sz w:val="16"/>
                                <w:szCs w:val="16"/>
                              </w:rPr>
                            </w:pPr>
                            <w:r w:rsidRPr="00A017B4">
                              <w:rPr>
                                <w:sz w:val="16"/>
                                <w:szCs w:val="16"/>
                              </w:rPr>
                              <w:t>9</w:t>
                            </w:r>
                          </w:p>
                        </w:tc>
                        <w:tc>
                          <w:tcPr>
                            <w:tcW w:w="528" w:type="pct"/>
                          </w:tcPr>
                          <w:p w14:paraId="7771D6E9" w14:textId="77777777" w:rsidR="00C134E8" w:rsidRPr="00A017B4" w:rsidRDefault="00C134E8" w:rsidP="00C134E8">
                            <w:pPr>
                              <w:jc w:val="center"/>
                              <w:rPr>
                                <w:color w:val="000000"/>
                                <w:sz w:val="16"/>
                                <w:szCs w:val="16"/>
                              </w:rPr>
                            </w:pPr>
                            <w:r w:rsidRPr="00A017B4">
                              <w:rPr>
                                <w:sz w:val="16"/>
                                <w:szCs w:val="16"/>
                              </w:rPr>
                              <w:t>0.99±0.015</w:t>
                            </w:r>
                          </w:p>
                        </w:tc>
                        <w:tc>
                          <w:tcPr>
                            <w:tcW w:w="528" w:type="pct"/>
                          </w:tcPr>
                          <w:p w14:paraId="654EAF70" w14:textId="77777777" w:rsidR="00C134E8" w:rsidRPr="00A017B4" w:rsidRDefault="00C134E8" w:rsidP="00C134E8">
                            <w:pPr>
                              <w:jc w:val="center"/>
                              <w:rPr>
                                <w:color w:val="000000"/>
                                <w:sz w:val="16"/>
                                <w:szCs w:val="16"/>
                              </w:rPr>
                            </w:pPr>
                            <w:r w:rsidRPr="00A017B4">
                              <w:rPr>
                                <w:sz w:val="16"/>
                                <w:szCs w:val="16"/>
                              </w:rPr>
                              <w:t>0.98±0.020</w:t>
                            </w:r>
                          </w:p>
                        </w:tc>
                        <w:tc>
                          <w:tcPr>
                            <w:tcW w:w="574" w:type="pct"/>
                          </w:tcPr>
                          <w:p w14:paraId="16AD5333" w14:textId="6424C183" w:rsidR="00C134E8" w:rsidRPr="00A017B4" w:rsidRDefault="00C134E8" w:rsidP="00C134E8">
                            <w:pPr>
                              <w:jc w:val="center"/>
                              <w:rPr>
                                <w:color w:val="000000"/>
                                <w:sz w:val="16"/>
                                <w:szCs w:val="16"/>
                              </w:rPr>
                            </w:pPr>
                            <w:ins w:id="526" w:author="Md Rafi Islam" w:date="2026-08-12T11:34:00Z" w16du:dateUtc="2026-08-12T16:34:00Z">
                              <w:r w:rsidRPr="0064524D">
                                <w:rPr>
                                  <w:sz w:val="16"/>
                                  <w:szCs w:val="16"/>
                                </w:rPr>
                                <w:t>2.6</w:t>
                              </w:r>
                              <w:r>
                                <w:rPr>
                                  <w:sz w:val="16"/>
                                  <w:szCs w:val="16"/>
                                </w:rPr>
                                <w:t>4</w:t>
                              </w:r>
                              <w:r w:rsidRPr="0064524D">
                                <w:rPr>
                                  <w:sz w:val="16"/>
                                  <w:szCs w:val="16"/>
                                </w:rPr>
                                <w:t>±1.5</w:t>
                              </w:r>
                              <w:r>
                                <w:rPr>
                                  <w:sz w:val="16"/>
                                  <w:szCs w:val="16"/>
                                </w:rPr>
                                <w:t>6</w:t>
                              </w:r>
                            </w:ins>
                            <w:del w:id="527" w:author="Md Rafi Islam" w:date="2026-08-12T11:34:00Z" w16du:dateUtc="2026-08-12T16:34:00Z">
                              <w:r w:rsidRPr="00A017B4" w:rsidDel="00F8293A">
                                <w:rPr>
                                  <w:sz w:val="16"/>
                                  <w:szCs w:val="16"/>
                                </w:rPr>
                                <w:delText>2.69±1.52</w:delText>
                              </w:r>
                            </w:del>
                          </w:p>
                        </w:tc>
                        <w:tc>
                          <w:tcPr>
                            <w:tcW w:w="616" w:type="pct"/>
                          </w:tcPr>
                          <w:p w14:paraId="125D9A81" w14:textId="0BBAF7AB" w:rsidR="00C134E8" w:rsidRPr="00A017B4" w:rsidRDefault="00C134E8" w:rsidP="00C134E8">
                            <w:pPr>
                              <w:jc w:val="center"/>
                              <w:rPr>
                                <w:color w:val="000000"/>
                                <w:sz w:val="16"/>
                                <w:szCs w:val="16"/>
                              </w:rPr>
                            </w:pPr>
                            <w:ins w:id="528" w:author="Md Rafi Islam" w:date="2026-08-12T11:34:00Z" w16du:dateUtc="2026-08-12T16:34:00Z">
                              <w:r>
                                <w:rPr>
                                  <w:sz w:val="16"/>
                                  <w:szCs w:val="16"/>
                                </w:rPr>
                                <w:t>2.59</w:t>
                              </w:r>
                              <w:r w:rsidRPr="0064524D">
                                <w:rPr>
                                  <w:sz w:val="16"/>
                                  <w:szCs w:val="16"/>
                                </w:rPr>
                                <w:t>±2.</w:t>
                              </w:r>
                              <w:r>
                                <w:rPr>
                                  <w:sz w:val="16"/>
                                  <w:szCs w:val="16"/>
                                </w:rPr>
                                <w:t>10</w:t>
                              </w:r>
                            </w:ins>
                            <w:del w:id="529" w:author="Md Rafi Islam" w:date="2026-08-12T11:34:00Z" w16du:dateUtc="2026-08-12T16:34:00Z">
                              <w:r w:rsidRPr="00A017B4" w:rsidDel="00F8293A">
                                <w:rPr>
                                  <w:sz w:val="16"/>
                                  <w:szCs w:val="16"/>
                                </w:rPr>
                                <w:delText>2.80±2.41</w:delText>
                              </w:r>
                            </w:del>
                          </w:p>
                        </w:tc>
                      </w:tr>
                      <w:tr w:rsidR="00C134E8" w:rsidRPr="00A017B4" w14:paraId="630954D1" w14:textId="77777777" w:rsidTr="00C134E8">
                        <w:trPr>
                          <w:trHeight w:val="204"/>
                        </w:trPr>
                        <w:tc>
                          <w:tcPr>
                            <w:tcW w:w="236" w:type="pct"/>
                          </w:tcPr>
                          <w:p w14:paraId="25B1CF8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1737909" w14:textId="6E3014C4" w:rsidR="00C134E8" w:rsidRPr="00A017B4" w:rsidRDefault="00C134E8" w:rsidP="00C134E8">
                            <w:pPr>
                              <w:jc w:val="center"/>
                              <w:rPr>
                                <w:color w:val="000000"/>
                                <w:sz w:val="16"/>
                                <w:szCs w:val="16"/>
                              </w:rPr>
                            </w:pPr>
                            <w:r w:rsidRPr="00A017B4">
                              <w:rPr>
                                <w:sz w:val="16"/>
                                <w:szCs w:val="16"/>
                              </w:rPr>
                              <w:t>Mr Fog Aura</w:t>
                            </w:r>
                            <w:ins w:id="530" w:author="Md Rafi Islam" w:date="2026-08-12T11:35:00Z" w16du:dateUtc="2026-08-12T16:35:00Z">
                              <w:r>
                                <w:rPr>
                                  <w:sz w:val="16"/>
                                  <w:szCs w:val="16"/>
                                </w:rPr>
                                <w:t>*</w:t>
                              </w:r>
                            </w:ins>
                          </w:p>
                        </w:tc>
                        <w:tc>
                          <w:tcPr>
                            <w:tcW w:w="294" w:type="pct"/>
                          </w:tcPr>
                          <w:p w14:paraId="35F725F0" w14:textId="77777777" w:rsidR="00C134E8" w:rsidRPr="00A017B4" w:rsidRDefault="00C134E8" w:rsidP="00C134E8">
                            <w:pPr>
                              <w:jc w:val="center"/>
                              <w:rPr>
                                <w:color w:val="000000"/>
                                <w:sz w:val="16"/>
                                <w:szCs w:val="16"/>
                              </w:rPr>
                            </w:pPr>
                            <w:r w:rsidRPr="00A017B4">
                              <w:rPr>
                                <w:sz w:val="16"/>
                                <w:szCs w:val="16"/>
                              </w:rPr>
                              <w:t>1049</w:t>
                            </w:r>
                          </w:p>
                        </w:tc>
                        <w:tc>
                          <w:tcPr>
                            <w:tcW w:w="404" w:type="pct"/>
                          </w:tcPr>
                          <w:p w14:paraId="65772F98" w14:textId="44F2E14A" w:rsidR="00C134E8" w:rsidRPr="00A017B4" w:rsidRDefault="002100D1" w:rsidP="00C134E8">
                            <w:pPr>
                              <w:jc w:val="center"/>
                              <w:rPr>
                                <w:color w:val="000000"/>
                                <w:sz w:val="16"/>
                                <w:szCs w:val="16"/>
                              </w:rPr>
                            </w:pPr>
                            <w:ins w:id="531" w:author="Md Rafi Islam" w:date="2026-08-12T11:42:00Z" w16du:dateUtc="2026-08-12T16:42:00Z">
                              <w:r>
                                <w:rPr>
                                  <w:sz w:val="16"/>
                                  <w:szCs w:val="16"/>
                                </w:rPr>
                                <w:t>11</w:t>
                              </w:r>
                            </w:ins>
                            <w:del w:id="532" w:author="Md Rafi Islam" w:date="2026-08-12T11:42:00Z" w16du:dateUtc="2026-08-12T16:42:00Z">
                              <w:r w:rsidR="00C134E8" w:rsidRPr="00A017B4" w:rsidDel="002100D1">
                                <w:rPr>
                                  <w:sz w:val="16"/>
                                  <w:szCs w:val="16"/>
                                </w:rPr>
                                <w:delText>25</w:delText>
                              </w:r>
                            </w:del>
                          </w:p>
                        </w:tc>
                        <w:tc>
                          <w:tcPr>
                            <w:tcW w:w="402" w:type="pct"/>
                          </w:tcPr>
                          <w:p w14:paraId="2869B808" w14:textId="77777777" w:rsidR="00C134E8" w:rsidRPr="00A017B4" w:rsidRDefault="00C134E8" w:rsidP="00C134E8">
                            <w:pPr>
                              <w:jc w:val="center"/>
                              <w:rPr>
                                <w:color w:val="000000"/>
                                <w:sz w:val="16"/>
                                <w:szCs w:val="16"/>
                              </w:rPr>
                            </w:pPr>
                            <w:r w:rsidRPr="00A017B4">
                              <w:rPr>
                                <w:sz w:val="16"/>
                                <w:szCs w:val="16"/>
                              </w:rPr>
                              <w:t>1013</w:t>
                            </w:r>
                          </w:p>
                        </w:tc>
                        <w:tc>
                          <w:tcPr>
                            <w:tcW w:w="280" w:type="pct"/>
                          </w:tcPr>
                          <w:p w14:paraId="7AC5CE43" w14:textId="1E40583B" w:rsidR="00C134E8" w:rsidRPr="00A017B4" w:rsidRDefault="00C134E8" w:rsidP="00C134E8">
                            <w:pPr>
                              <w:jc w:val="center"/>
                              <w:rPr>
                                <w:sz w:val="16"/>
                                <w:szCs w:val="16"/>
                              </w:rPr>
                            </w:pPr>
                            <w:ins w:id="533" w:author="Md Rafi Islam" w:date="2026-08-12T11:35:00Z" w16du:dateUtc="2026-08-12T16:35:00Z">
                              <w:r w:rsidRPr="00A017B4">
                                <w:rPr>
                                  <w:sz w:val="16"/>
                                  <w:szCs w:val="16"/>
                                </w:rPr>
                                <w:t>1003</w:t>
                              </w:r>
                            </w:ins>
                            <w:del w:id="534" w:author="Md Rafi Islam" w:date="2026-08-12T11:35:00Z" w16du:dateUtc="2026-08-12T16:35:00Z">
                              <w:r w:rsidRPr="00A017B4" w:rsidDel="00F52353">
                                <w:rPr>
                                  <w:sz w:val="16"/>
                                  <w:szCs w:val="16"/>
                                </w:rPr>
                                <w:delText>999</w:delText>
                              </w:r>
                            </w:del>
                          </w:p>
                        </w:tc>
                        <w:tc>
                          <w:tcPr>
                            <w:tcW w:w="234" w:type="pct"/>
                          </w:tcPr>
                          <w:p w14:paraId="1186EBDC" w14:textId="1220A699" w:rsidR="00C134E8" w:rsidRPr="00A017B4" w:rsidRDefault="00C134E8" w:rsidP="00C134E8">
                            <w:pPr>
                              <w:jc w:val="center"/>
                              <w:rPr>
                                <w:sz w:val="16"/>
                                <w:szCs w:val="16"/>
                              </w:rPr>
                            </w:pPr>
                            <w:ins w:id="535" w:author="Md Rafi Islam" w:date="2026-08-12T11:35:00Z" w16du:dateUtc="2026-08-12T16:35:00Z">
                              <w:r w:rsidRPr="00A017B4">
                                <w:rPr>
                                  <w:sz w:val="16"/>
                                  <w:szCs w:val="16"/>
                                </w:rPr>
                                <w:t>10</w:t>
                              </w:r>
                            </w:ins>
                            <w:del w:id="536" w:author="Md Rafi Islam" w:date="2026-08-12T11:35:00Z" w16du:dateUtc="2026-08-12T16:35:00Z">
                              <w:r w:rsidRPr="00A017B4" w:rsidDel="00F52353">
                                <w:rPr>
                                  <w:sz w:val="16"/>
                                  <w:szCs w:val="16"/>
                                </w:rPr>
                                <w:delText>5</w:delText>
                              </w:r>
                            </w:del>
                          </w:p>
                        </w:tc>
                        <w:tc>
                          <w:tcPr>
                            <w:tcW w:w="225" w:type="pct"/>
                          </w:tcPr>
                          <w:p w14:paraId="001312CB" w14:textId="73196CF8" w:rsidR="00C134E8" w:rsidRPr="00A017B4" w:rsidRDefault="00C134E8" w:rsidP="00C134E8">
                            <w:pPr>
                              <w:jc w:val="center"/>
                              <w:rPr>
                                <w:color w:val="000000"/>
                                <w:sz w:val="16"/>
                                <w:szCs w:val="16"/>
                              </w:rPr>
                            </w:pPr>
                            <w:ins w:id="537" w:author="Md Rafi Islam" w:date="2026-08-12T11:35:00Z" w16du:dateUtc="2026-08-12T16:35:00Z">
                              <w:r w:rsidRPr="00A017B4">
                                <w:rPr>
                                  <w:sz w:val="16"/>
                                  <w:szCs w:val="16"/>
                                </w:rPr>
                                <w:t>46</w:t>
                              </w:r>
                            </w:ins>
                            <w:del w:id="538" w:author="Md Rafi Islam" w:date="2026-08-12T11:35:00Z" w16du:dateUtc="2026-08-12T16:35:00Z">
                              <w:r w:rsidRPr="00A017B4" w:rsidDel="00F52353">
                                <w:rPr>
                                  <w:sz w:val="16"/>
                                  <w:szCs w:val="16"/>
                                </w:rPr>
                                <w:delText>1</w:delText>
                              </w:r>
                            </w:del>
                          </w:p>
                        </w:tc>
                        <w:tc>
                          <w:tcPr>
                            <w:tcW w:w="528" w:type="pct"/>
                          </w:tcPr>
                          <w:p w14:paraId="76C4AE3D" w14:textId="3981EDF2" w:rsidR="00C134E8" w:rsidRPr="00A017B4" w:rsidRDefault="00C134E8" w:rsidP="00C134E8">
                            <w:pPr>
                              <w:jc w:val="center"/>
                              <w:rPr>
                                <w:color w:val="000000"/>
                                <w:sz w:val="16"/>
                                <w:szCs w:val="16"/>
                              </w:rPr>
                            </w:pPr>
                            <w:r w:rsidRPr="00A017B4">
                              <w:rPr>
                                <w:sz w:val="16"/>
                                <w:szCs w:val="16"/>
                              </w:rPr>
                              <w:t>0.99±0.0</w:t>
                            </w:r>
                            <w:ins w:id="539" w:author="Md Rafi Islam" w:date="2026-08-12T12:37:00Z" w16du:dateUtc="2026-08-12T17:37:00Z">
                              <w:r w:rsidR="009E312F">
                                <w:rPr>
                                  <w:sz w:val="16"/>
                                  <w:szCs w:val="16"/>
                                </w:rPr>
                                <w:t>13</w:t>
                              </w:r>
                            </w:ins>
                            <w:del w:id="540" w:author="Md Rafi Islam" w:date="2026-08-12T12:37:00Z" w16du:dateUtc="2026-08-12T17:37:00Z">
                              <w:r w:rsidRPr="00A017B4" w:rsidDel="009E312F">
                                <w:rPr>
                                  <w:sz w:val="16"/>
                                  <w:szCs w:val="16"/>
                                </w:rPr>
                                <w:delText>05</w:delText>
                              </w:r>
                            </w:del>
                          </w:p>
                        </w:tc>
                        <w:tc>
                          <w:tcPr>
                            <w:tcW w:w="528" w:type="pct"/>
                          </w:tcPr>
                          <w:p w14:paraId="725D58B6" w14:textId="27B75F0F" w:rsidR="00C134E8" w:rsidRPr="00A017B4" w:rsidRDefault="00C134E8" w:rsidP="00C134E8">
                            <w:pPr>
                              <w:jc w:val="center"/>
                              <w:rPr>
                                <w:color w:val="000000"/>
                                <w:sz w:val="16"/>
                                <w:szCs w:val="16"/>
                              </w:rPr>
                            </w:pPr>
                            <w:r w:rsidRPr="00A017B4">
                              <w:rPr>
                                <w:sz w:val="16"/>
                                <w:szCs w:val="16"/>
                              </w:rPr>
                              <w:t>0.9</w:t>
                            </w:r>
                            <w:ins w:id="541" w:author="Md Rafi Islam" w:date="2026-08-12T11:43:00Z" w16du:dateUtc="2026-08-12T16:43:00Z">
                              <w:r w:rsidR="00A568B3">
                                <w:rPr>
                                  <w:sz w:val="16"/>
                                  <w:szCs w:val="16"/>
                                </w:rPr>
                                <w:t>5</w:t>
                              </w:r>
                            </w:ins>
                            <w:del w:id="542" w:author="Md Rafi Islam" w:date="2026-08-12T11:43:00Z" w16du:dateUtc="2026-08-12T16:43:00Z">
                              <w:r w:rsidRPr="00A017B4" w:rsidDel="00A568B3">
                                <w:rPr>
                                  <w:sz w:val="16"/>
                                  <w:szCs w:val="16"/>
                                </w:rPr>
                                <w:delText>9</w:delText>
                              </w:r>
                            </w:del>
                            <w:r w:rsidRPr="00A017B4">
                              <w:rPr>
                                <w:sz w:val="16"/>
                                <w:szCs w:val="16"/>
                              </w:rPr>
                              <w:t>±0.0</w:t>
                            </w:r>
                            <w:del w:id="543" w:author="Md Rafi Islam" w:date="2026-08-12T12:36:00Z" w16du:dateUtc="2026-08-12T17:36:00Z">
                              <w:r w:rsidRPr="00A017B4" w:rsidDel="009E312F">
                                <w:rPr>
                                  <w:sz w:val="16"/>
                                  <w:szCs w:val="16"/>
                                </w:rPr>
                                <w:delText>0</w:delText>
                              </w:r>
                            </w:del>
                            <w:ins w:id="544" w:author="Md Rafi Islam" w:date="2026-08-12T12:36:00Z" w16du:dateUtc="2026-08-12T17:36:00Z">
                              <w:r w:rsidR="009E312F">
                                <w:rPr>
                                  <w:sz w:val="16"/>
                                  <w:szCs w:val="16"/>
                                </w:rPr>
                                <w:t>68</w:t>
                              </w:r>
                            </w:ins>
                            <w:del w:id="545" w:author="Md Rafi Islam" w:date="2026-08-12T12:36:00Z" w16du:dateUtc="2026-08-12T17:36:00Z">
                              <w:r w:rsidRPr="00A017B4" w:rsidDel="009E312F">
                                <w:rPr>
                                  <w:sz w:val="16"/>
                                  <w:szCs w:val="16"/>
                                </w:rPr>
                                <w:delText>2</w:delText>
                              </w:r>
                            </w:del>
                          </w:p>
                        </w:tc>
                        <w:tc>
                          <w:tcPr>
                            <w:tcW w:w="574" w:type="pct"/>
                          </w:tcPr>
                          <w:p w14:paraId="02214405" w14:textId="31C7BB64" w:rsidR="00C134E8" w:rsidRPr="00A017B4" w:rsidRDefault="00C134E8" w:rsidP="00C134E8">
                            <w:pPr>
                              <w:jc w:val="center"/>
                              <w:rPr>
                                <w:color w:val="000000"/>
                                <w:sz w:val="16"/>
                                <w:szCs w:val="16"/>
                              </w:rPr>
                            </w:pPr>
                            <w:ins w:id="546" w:author="Md Rafi Islam" w:date="2026-08-12T11:34:00Z" w16du:dateUtc="2026-08-12T16:34:00Z">
                              <w:r>
                                <w:rPr>
                                  <w:sz w:val="16"/>
                                  <w:szCs w:val="16"/>
                                </w:rPr>
                                <w:t>5.34</w:t>
                              </w:r>
                              <w:r w:rsidRPr="0064524D">
                                <w:rPr>
                                  <w:sz w:val="16"/>
                                  <w:szCs w:val="16"/>
                                </w:rPr>
                                <w:t>±</w:t>
                              </w:r>
                              <w:r>
                                <w:rPr>
                                  <w:sz w:val="16"/>
                                  <w:szCs w:val="16"/>
                                </w:rPr>
                                <w:t>6.74</w:t>
                              </w:r>
                            </w:ins>
                            <w:del w:id="547" w:author="Md Rafi Islam" w:date="2026-08-12T11:34:00Z" w16du:dateUtc="2026-08-12T16:34:00Z">
                              <w:r w:rsidRPr="00A017B4" w:rsidDel="00F8293A">
                                <w:rPr>
                                  <w:sz w:val="16"/>
                                  <w:szCs w:val="16"/>
                                </w:rPr>
                                <w:delText>11.16±12.99</w:delText>
                              </w:r>
                            </w:del>
                          </w:p>
                        </w:tc>
                        <w:tc>
                          <w:tcPr>
                            <w:tcW w:w="616" w:type="pct"/>
                          </w:tcPr>
                          <w:p w14:paraId="513B17B5" w14:textId="22FAB525" w:rsidR="00C134E8" w:rsidRPr="00A017B4" w:rsidRDefault="00C134E8" w:rsidP="00C134E8">
                            <w:pPr>
                              <w:jc w:val="center"/>
                              <w:rPr>
                                <w:color w:val="000000"/>
                                <w:sz w:val="16"/>
                                <w:szCs w:val="16"/>
                              </w:rPr>
                            </w:pPr>
                            <w:ins w:id="548" w:author="Md Rafi Islam" w:date="2026-08-12T11:34:00Z" w16du:dateUtc="2026-08-12T16:34:00Z">
                              <w:r>
                                <w:rPr>
                                  <w:sz w:val="16"/>
                                  <w:szCs w:val="16"/>
                                </w:rPr>
                                <w:t>10.81</w:t>
                              </w:r>
                              <w:r w:rsidRPr="0064524D">
                                <w:rPr>
                                  <w:sz w:val="16"/>
                                  <w:szCs w:val="16"/>
                                </w:rPr>
                                <w:t>±</w:t>
                              </w:r>
                              <w:r>
                                <w:rPr>
                                  <w:sz w:val="16"/>
                                  <w:szCs w:val="16"/>
                                </w:rPr>
                                <w:t>6.59</w:t>
                              </w:r>
                            </w:ins>
                            <w:del w:id="549" w:author="Md Rafi Islam" w:date="2026-08-12T11:34:00Z" w16du:dateUtc="2026-08-12T16:34:00Z">
                              <w:r w:rsidRPr="00A017B4" w:rsidDel="00F8293A">
                                <w:rPr>
                                  <w:sz w:val="16"/>
                                  <w:szCs w:val="16"/>
                                </w:rPr>
                                <w:delText>15.44±13.70</w:delText>
                              </w:r>
                            </w:del>
                          </w:p>
                        </w:tc>
                      </w:tr>
                      <w:tr w:rsidR="00C134E8" w:rsidRPr="00A017B4" w14:paraId="66A65C57" w14:textId="77777777" w:rsidTr="00C134E8">
                        <w:trPr>
                          <w:trHeight w:val="204"/>
                        </w:trPr>
                        <w:tc>
                          <w:tcPr>
                            <w:tcW w:w="236" w:type="pct"/>
                          </w:tcPr>
                          <w:p w14:paraId="7807D381"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F49E62F" w14:textId="77777777" w:rsidR="00C134E8" w:rsidRPr="00A017B4" w:rsidRDefault="00C134E8" w:rsidP="00C134E8">
                            <w:pPr>
                              <w:jc w:val="center"/>
                              <w:rPr>
                                <w:color w:val="000000"/>
                                <w:sz w:val="16"/>
                                <w:szCs w:val="16"/>
                              </w:rPr>
                            </w:pPr>
                            <w:r w:rsidRPr="00A017B4">
                              <w:rPr>
                                <w:sz w:val="16"/>
                                <w:szCs w:val="16"/>
                              </w:rPr>
                              <w:t>MR Fog Nova*</w:t>
                            </w:r>
                          </w:p>
                        </w:tc>
                        <w:tc>
                          <w:tcPr>
                            <w:tcW w:w="294" w:type="pct"/>
                          </w:tcPr>
                          <w:p w14:paraId="31108FB0" w14:textId="77777777" w:rsidR="00C134E8" w:rsidRPr="00A017B4" w:rsidRDefault="00C134E8" w:rsidP="00C134E8">
                            <w:pPr>
                              <w:jc w:val="center"/>
                              <w:rPr>
                                <w:color w:val="000000"/>
                                <w:sz w:val="16"/>
                                <w:szCs w:val="16"/>
                              </w:rPr>
                            </w:pPr>
                            <w:r w:rsidRPr="00A017B4">
                              <w:rPr>
                                <w:sz w:val="16"/>
                                <w:szCs w:val="16"/>
                              </w:rPr>
                              <w:t>1000</w:t>
                            </w:r>
                          </w:p>
                        </w:tc>
                        <w:tc>
                          <w:tcPr>
                            <w:tcW w:w="404" w:type="pct"/>
                          </w:tcPr>
                          <w:p w14:paraId="63651B04" w14:textId="060B8DBA" w:rsidR="00C134E8" w:rsidRPr="00A017B4" w:rsidRDefault="002100D1" w:rsidP="00C134E8">
                            <w:pPr>
                              <w:jc w:val="center"/>
                              <w:rPr>
                                <w:color w:val="000000"/>
                                <w:sz w:val="16"/>
                                <w:szCs w:val="16"/>
                              </w:rPr>
                            </w:pPr>
                            <w:ins w:id="550" w:author="Md Rafi Islam" w:date="2026-08-12T11:42:00Z" w16du:dateUtc="2026-08-12T16:42:00Z">
                              <w:r>
                                <w:rPr>
                                  <w:sz w:val="16"/>
                                  <w:szCs w:val="16"/>
                                </w:rPr>
                                <w:t>25</w:t>
                              </w:r>
                            </w:ins>
                            <w:del w:id="551" w:author="Md Rafi Islam" w:date="2026-08-12T11:42:00Z" w16du:dateUtc="2026-08-12T16:42:00Z">
                              <w:r w:rsidR="00C134E8" w:rsidRPr="00A017B4" w:rsidDel="002100D1">
                                <w:rPr>
                                  <w:sz w:val="16"/>
                                  <w:szCs w:val="16"/>
                                </w:rPr>
                                <w:delText>11</w:delText>
                              </w:r>
                            </w:del>
                          </w:p>
                        </w:tc>
                        <w:tc>
                          <w:tcPr>
                            <w:tcW w:w="402" w:type="pct"/>
                          </w:tcPr>
                          <w:p w14:paraId="38CA5E9E" w14:textId="77777777" w:rsidR="00C134E8" w:rsidRPr="00A017B4" w:rsidRDefault="00C134E8" w:rsidP="00C134E8">
                            <w:pPr>
                              <w:jc w:val="center"/>
                              <w:rPr>
                                <w:color w:val="000000"/>
                                <w:sz w:val="16"/>
                                <w:szCs w:val="16"/>
                              </w:rPr>
                            </w:pPr>
                            <w:r w:rsidRPr="00A017B4">
                              <w:rPr>
                                <w:sz w:val="16"/>
                                <w:szCs w:val="16"/>
                              </w:rPr>
                              <w:t>1004</w:t>
                            </w:r>
                          </w:p>
                        </w:tc>
                        <w:tc>
                          <w:tcPr>
                            <w:tcW w:w="280" w:type="pct"/>
                          </w:tcPr>
                          <w:p w14:paraId="469C9808" w14:textId="24DDB331" w:rsidR="00C134E8" w:rsidRPr="00A017B4" w:rsidRDefault="00C134E8" w:rsidP="00C134E8">
                            <w:pPr>
                              <w:jc w:val="center"/>
                              <w:rPr>
                                <w:sz w:val="16"/>
                                <w:szCs w:val="16"/>
                              </w:rPr>
                            </w:pPr>
                            <w:ins w:id="552" w:author="Md Rafi Islam" w:date="2026-08-12T11:35:00Z" w16du:dateUtc="2026-08-12T16:35:00Z">
                              <w:r>
                                <w:rPr>
                                  <w:sz w:val="16"/>
                                  <w:szCs w:val="16"/>
                                </w:rPr>
                                <w:t>999</w:t>
                              </w:r>
                            </w:ins>
                            <w:del w:id="553" w:author="Md Rafi Islam" w:date="2026-08-12T11:35:00Z" w16du:dateUtc="2026-08-12T16:35:00Z">
                              <w:r w:rsidRPr="00A017B4" w:rsidDel="00F52353">
                                <w:rPr>
                                  <w:sz w:val="16"/>
                                  <w:szCs w:val="16"/>
                                </w:rPr>
                                <w:delText>1003</w:delText>
                              </w:r>
                            </w:del>
                          </w:p>
                        </w:tc>
                        <w:tc>
                          <w:tcPr>
                            <w:tcW w:w="234" w:type="pct"/>
                          </w:tcPr>
                          <w:p w14:paraId="0081536F" w14:textId="18621226" w:rsidR="00C134E8" w:rsidRPr="00A017B4" w:rsidRDefault="00C134E8" w:rsidP="00C134E8">
                            <w:pPr>
                              <w:jc w:val="center"/>
                              <w:rPr>
                                <w:sz w:val="16"/>
                                <w:szCs w:val="16"/>
                              </w:rPr>
                            </w:pPr>
                            <w:ins w:id="554" w:author="Md Rafi Islam" w:date="2026-08-12T11:35:00Z" w16du:dateUtc="2026-08-12T16:35:00Z">
                              <w:r>
                                <w:rPr>
                                  <w:sz w:val="16"/>
                                  <w:szCs w:val="16"/>
                                </w:rPr>
                                <w:t>5</w:t>
                              </w:r>
                            </w:ins>
                            <w:del w:id="555" w:author="Md Rafi Islam" w:date="2026-08-12T11:35:00Z" w16du:dateUtc="2026-08-12T16:35:00Z">
                              <w:r w:rsidRPr="00A017B4" w:rsidDel="00F52353">
                                <w:rPr>
                                  <w:sz w:val="16"/>
                                  <w:szCs w:val="16"/>
                                </w:rPr>
                                <w:delText>10</w:delText>
                              </w:r>
                            </w:del>
                          </w:p>
                        </w:tc>
                        <w:tc>
                          <w:tcPr>
                            <w:tcW w:w="225" w:type="pct"/>
                          </w:tcPr>
                          <w:p w14:paraId="7C6A8BB5" w14:textId="259E53E0" w:rsidR="00C134E8" w:rsidRPr="00A017B4" w:rsidRDefault="00C134E8" w:rsidP="00C134E8">
                            <w:pPr>
                              <w:jc w:val="center"/>
                              <w:rPr>
                                <w:color w:val="000000"/>
                                <w:sz w:val="16"/>
                                <w:szCs w:val="16"/>
                              </w:rPr>
                            </w:pPr>
                            <w:ins w:id="556" w:author="Md Rafi Islam" w:date="2026-08-12T11:35:00Z" w16du:dateUtc="2026-08-12T16:35:00Z">
                              <w:r>
                                <w:rPr>
                                  <w:sz w:val="16"/>
                                  <w:szCs w:val="16"/>
                                </w:rPr>
                                <w:t>1</w:t>
                              </w:r>
                            </w:ins>
                            <w:del w:id="557" w:author="Md Rafi Islam" w:date="2026-08-12T11:35:00Z" w16du:dateUtc="2026-08-12T16:35:00Z">
                              <w:r w:rsidRPr="00A017B4" w:rsidDel="00F52353">
                                <w:rPr>
                                  <w:sz w:val="16"/>
                                  <w:szCs w:val="16"/>
                                </w:rPr>
                                <w:delText>46</w:delText>
                              </w:r>
                            </w:del>
                          </w:p>
                        </w:tc>
                        <w:tc>
                          <w:tcPr>
                            <w:tcW w:w="528" w:type="pct"/>
                          </w:tcPr>
                          <w:p w14:paraId="1E7E9C6A" w14:textId="77777777" w:rsidR="00C134E8" w:rsidRPr="00A017B4" w:rsidRDefault="00C134E8" w:rsidP="00C134E8">
                            <w:pPr>
                              <w:jc w:val="center"/>
                              <w:rPr>
                                <w:color w:val="000000"/>
                                <w:sz w:val="16"/>
                                <w:szCs w:val="16"/>
                              </w:rPr>
                            </w:pPr>
                            <w:r w:rsidRPr="00A017B4">
                              <w:rPr>
                                <w:sz w:val="16"/>
                                <w:szCs w:val="16"/>
                              </w:rPr>
                              <w:t>0.99±0.009</w:t>
                            </w:r>
                          </w:p>
                        </w:tc>
                        <w:tc>
                          <w:tcPr>
                            <w:tcW w:w="528" w:type="pct"/>
                          </w:tcPr>
                          <w:p w14:paraId="7A433EAF" w14:textId="199141F6" w:rsidR="00C134E8" w:rsidRPr="00A017B4" w:rsidRDefault="00C134E8" w:rsidP="00C134E8">
                            <w:pPr>
                              <w:jc w:val="center"/>
                              <w:rPr>
                                <w:color w:val="000000"/>
                                <w:sz w:val="16"/>
                                <w:szCs w:val="16"/>
                              </w:rPr>
                            </w:pPr>
                            <w:r w:rsidRPr="00A017B4">
                              <w:rPr>
                                <w:sz w:val="16"/>
                                <w:szCs w:val="16"/>
                              </w:rPr>
                              <w:t>0.</w:t>
                            </w:r>
                            <w:ins w:id="558" w:author="Md Rafi Islam" w:date="2026-08-12T11:43:00Z" w16du:dateUtc="2026-08-12T16:43:00Z">
                              <w:r w:rsidR="00A568B3">
                                <w:rPr>
                                  <w:sz w:val="16"/>
                                  <w:szCs w:val="16"/>
                                </w:rPr>
                                <w:t>99</w:t>
                              </w:r>
                            </w:ins>
                            <w:del w:id="559" w:author="Md Rafi Islam" w:date="2026-08-12T11:43:00Z" w16du:dateUtc="2026-08-12T16:43:00Z">
                              <w:r w:rsidRPr="00A017B4" w:rsidDel="00A568B3">
                                <w:rPr>
                                  <w:sz w:val="16"/>
                                  <w:szCs w:val="16"/>
                                </w:rPr>
                                <w:delText>89</w:delText>
                              </w:r>
                            </w:del>
                            <w:r w:rsidRPr="00A017B4">
                              <w:rPr>
                                <w:sz w:val="16"/>
                                <w:szCs w:val="16"/>
                              </w:rPr>
                              <w:t>±0.132</w:t>
                            </w:r>
                          </w:p>
                        </w:tc>
                        <w:tc>
                          <w:tcPr>
                            <w:tcW w:w="574" w:type="pct"/>
                          </w:tcPr>
                          <w:p w14:paraId="00C8B7EA" w14:textId="411019F0" w:rsidR="00C134E8" w:rsidRPr="00A017B4" w:rsidRDefault="00C134E8" w:rsidP="00C134E8">
                            <w:pPr>
                              <w:jc w:val="center"/>
                              <w:rPr>
                                <w:color w:val="000000"/>
                                <w:sz w:val="16"/>
                                <w:szCs w:val="16"/>
                              </w:rPr>
                            </w:pPr>
                            <w:ins w:id="560" w:author="Md Rafi Islam" w:date="2026-08-12T11:34:00Z" w16du:dateUtc="2026-08-12T16:34:00Z">
                              <w:r w:rsidRPr="0064524D">
                                <w:rPr>
                                  <w:sz w:val="16"/>
                                  <w:szCs w:val="16"/>
                                </w:rPr>
                                <w:t>0.6±0.54</w:t>
                              </w:r>
                            </w:ins>
                            <w:del w:id="561" w:author="Md Rafi Islam" w:date="2026-08-12T11:34:00Z" w16du:dateUtc="2026-08-12T16:34:00Z">
                              <w:r w:rsidRPr="00A017B4" w:rsidDel="00F8293A">
                                <w:rPr>
                                  <w:sz w:val="16"/>
                                  <w:szCs w:val="16"/>
                                </w:rPr>
                                <w:delText>0.6±0.54</w:delText>
                              </w:r>
                            </w:del>
                          </w:p>
                        </w:tc>
                        <w:tc>
                          <w:tcPr>
                            <w:tcW w:w="616" w:type="pct"/>
                          </w:tcPr>
                          <w:p w14:paraId="2F4434B2" w14:textId="599DAF93" w:rsidR="00C134E8" w:rsidRPr="00A017B4" w:rsidRDefault="00C134E8" w:rsidP="00C134E8">
                            <w:pPr>
                              <w:jc w:val="center"/>
                              <w:rPr>
                                <w:color w:val="000000"/>
                                <w:sz w:val="16"/>
                                <w:szCs w:val="16"/>
                              </w:rPr>
                            </w:pPr>
                            <w:ins w:id="562" w:author="Md Rafi Islam" w:date="2026-08-12T11:34:00Z" w16du:dateUtc="2026-08-12T16:34:00Z">
                              <w:r>
                                <w:rPr>
                                  <w:sz w:val="16"/>
                                  <w:szCs w:val="16"/>
                                </w:rPr>
                                <w:t>8.31</w:t>
                              </w:r>
                              <w:r w:rsidRPr="0064524D">
                                <w:rPr>
                                  <w:sz w:val="16"/>
                                  <w:szCs w:val="16"/>
                                </w:rPr>
                                <w:t>±0.81</w:t>
                              </w:r>
                            </w:ins>
                            <w:del w:id="563" w:author="Md Rafi Islam" w:date="2026-08-12T11:34:00Z" w16du:dateUtc="2026-08-12T16:34:00Z">
                              <w:r w:rsidRPr="00A017B4" w:rsidDel="00F8293A">
                                <w:rPr>
                                  <w:sz w:val="16"/>
                                  <w:szCs w:val="16"/>
                                </w:rPr>
                                <w:delText>15.22±0.81</w:delText>
                              </w:r>
                            </w:del>
                          </w:p>
                        </w:tc>
                      </w:tr>
                      <w:tr w:rsidR="00C134E8" w:rsidRPr="00A017B4" w14:paraId="60A4C0BC" w14:textId="77777777" w:rsidTr="00C134E8">
                        <w:trPr>
                          <w:trHeight w:val="204"/>
                        </w:trPr>
                        <w:tc>
                          <w:tcPr>
                            <w:tcW w:w="236" w:type="pct"/>
                          </w:tcPr>
                          <w:p w14:paraId="17316C7B"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E1B7802" w14:textId="7DE33242" w:rsidR="00C134E8" w:rsidRPr="00A017B4" w:rsidRDefault="00C134E8" w:rsidP="00C134E8">
                            <w:pPr>
                              <w:jc w:val="center"/>
                              <w:rPr>
                                <w:color w:val="000000"/>
                                <w:sz w:val="16"/>
                                <w:szCs w:val="16"/>
                              </w:rPr>
                            </w:pPr>
                            <w:r w:rsidRPr="00A017B4">
                              <w:rPr>
                                <w:sz w:val="16"/>
                                <w:szCs w:val="16"/>
                              </w:rPr>
                              <w:t>Njoy Ace</w:t>
                            </w:r>
                            <w:ins w:id="564" w:author="Edward Sazonov" w:date="2026-08-04T15:42:00Z" w16du:dateUtc="2026-08-04T20:42:00Z">
                              <w:r w:rsidRPr="00A017B4">
                                <w:rPr>
                                  <w:sz w:val="18"/>
                                  <w:szCs w:val="18"/>
                                  <w:vertAlign w:val="superscript"/>
                                </w:rPr>
                                <w:t>a</w:t>
                              </w:r>
                            </w:ins>
                          </w:p>
                        </w:tc>
                        <w:tc>
                          <w:tcPr>
                            <w:tcW w:w="294" w:type="pct"/>
                          </w:tcPr>
                          <w:p w14:paraId="5ED7CFF3" w14:textId="77777777" w:rsidR="00C134E8" w:rsidRPr="00A017B4" w:rsidRDefault="00C134E8" w:rsidP="00C134E8">
                            <w:pPr>
                              <w:jc w:val="center"/>
                              <w:rPr>
                                <w:color w:val="000000"/>
                                <w:sz w:val="16"/>
                                <w:szCs w:val="16"/>
                              </w:rPr>
                            </w:pPr>
                            <w:r w:rsidRPr="00A017B4">
                              <w:rPr>
                                <w:sz w:val="16"/>
                                <w:szCs w:val="16"/>
                              </w:rPr>
                              <w:t>80</w:t>
                            </w:r>
                          </w:p>
                        </w:tc>
                        <w:tc>
                          <w:tcPr>
                            <w:tcW w:w="404" w:type="pct"/>
                          </w:tcPr>
                          <w:p w14:paraId="18517459"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07E9305C" w14:textId="77777777" w:rsidR="00C134E8" w:rsidRPr="00A017B4" w:rsidRDefault="00C134E8" w:rsidP="00C134E8">
                            <w:pPr>
                              <w:jc w:val="center"/>
                              <w:rPr>
                                <w:color w:val="000000"/>
                                <w:sz w:val="16"/>
                                <w:szCs w:val="16"/>
                              </w:rPr>
                            </w:pPr>
                            <w:r w:rsidRPr="00A017B4">
                              <w:rPr>
                                <w:sz w:val="16"/>
                                <w:szCs w:val="16"/>
                              </w:rPr>
                              <w:t>80</w:t>
                            </w:r>
                          </w:p>
                        </w:tc>
                        <w:tc>
                          <w:tcPr>
                            <w:tcW w:w="280" w:type="pct"/>
                          </w:tcPr>
                          <w:p w14:paraId="17F0EB7A" w14:textId="77777777" w:rsidR="00C134E8" w:rsidRPr="00A017B4" w:rsidRDefault="00C134E8" w:rsidP="00C134E8">
                            <w:pPr>
                              <w:jc w:val="center"/>
                              <w:rPr>
                                <w:color w:val="000000"/>
                                <w:sz w:val="16"/>
                                <w:szCs w:val="16"/>
                              </w:rPr>
                            </w:pPr>
                            <w:r w:rsidRPr="00A017B4">
                              <w:rPr>
                                <w:sz w:val="16"/>
                                <w:szCs w:val="16"/>
                              </w:rPr>
                              <w:t>80</w:t>
                            </w:r>
                          </w:p>
                        </w:tc>
                        <w:tc>
                          <w:tcPr>
                            <w:tcW w:w="234" w:type="pct"/>
                          </w:tcPr>
                          <w:p w14:paraId="108667B0"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0F447F8A"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51DD983D"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3D264476"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001D36B7" w14:textId="00A70C78" w:rsidR="00C134E8" w:rsidRPr="00A017B4" w:rsidRDefault="00C134E8" w:rsidP="00C134E8">
                            <w:pPr>
                              <w:jc w:val="center"/>
                              <w:rPr>
                                <w:color w:val="000000"/>
                                <w:sz w:val="16"/>
                                <w:szCs w:val="16"/>
                              </w:rPr>
                            </w:pPr>
                            <w:ins w:id="565" w:author="Md Rafi Islam" w:date="2026-08-12T11:34:00Z" w16du:dateUtc="2026-08-12T16:34:00Z">
                              <w:r>
                                <w:rPr>
                                  <w:color w:val="000000"/>
                                  <w:sz w:val="16"/>
                                  <w:szCs w:val="16"/>
                                </w:rPr>
                                <w:t>0</w:t>
                              </w:r>
                            </w:ins>
                            <w:del w:id="566" w:author="Md Rafi Islam" w:date="2026-08-12T11:34:00Z" w16du:dateUtc="2026-08-12T16:34:00Z">
                              <w:r w:rsidRPr="00A017B4" w:rsidDel="00F8293A">
                                <w:rPr>
                                  <w:color w:val="000000"/>
                                  <w:sz w:val="16"/>
                                  <w:szCs w:val="16"/>
                                </w:rPr>
                                <w:delText>0.00</w:delText>
                              </w:r>
                            </w:del>
                          </w:p>
                        </w:tc>
                        <w:tc>
                          <w:tcPr>
                            <w:tcW w:w="616" w:type="pct"/>
                          </w:tcPr>
                          <w:p w14:paraId="7BC8C7C5" w14:textId="4E5041EB" w:rsidR="00C134E8" w:rsidRPr="00A017B4" w:rsidRDefault="00C134E8" w:rsidP="00C134E8">
                            <w:pPr>
                              <w:jc w:val="center"/>
                              <w:rPr>
                                <w:color w:val="000000"/>
                                <w:sz w:val="16"/>
                                <w:szCs w:val="16"/>
                              </w:rPr>
                            </w:pPr>
                            <w:ins w:id="567" w:author="Md Rafi Islam" w:date="2026-08-12T11:34:00Z" w16du:dateUtc="2026-08-12T16:34:00Z">
                              <w:r>
                                <w:rPr>
                                  <w:sz w:val="16"/>
                                  <w:szCs w:val="16"/>
                                </w:rPr>
                                <w:t>18.90</w:t>
                              </w:r>
                            </w:ins>
                            <w:del w:id="568" w:author="Md Rafi Islam" w:date="2026-08-12T11:34:00Z" w16du:dateUtc="2026-08-12T16:34:00Z">
                              <w:r w:rsidRPr="00A017B4" w:rsidDel="00F8293A">
                                <w:rPr>
                                  <w:sz w:val="16"/>
                                  <w:szCs w:val="16"/>
                                </w:rPr>
                                <w:delText>18.90</w:delText>
                              </w:r>
                            </w:del>
                          </w:p>
                        </w:tc>
                      </w:tr>
                      <w:tr w:rsidR="00C134E8" w:rsidRPr="00A017B4" w14:paraId="4A61F679" w14:textId="77777777" w:rsidTr="00C134E8">
                        <w:trPr>
                          <w:trHeight w:val="204"/>
                        </w:trPr>
                        <w:tc>
                          <w:tcPr>
                            <w:tcW w:w="236" w:type="pct"/>
                          </w:tcPr>
                          <w:p w14:paraId="2B82D160"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4A72AFD" w14:textId="55B5E3F0" w:rsidR="00C134E8" w:rsidRPr="00A017B4" w:rsidRDefault="00C134E8" w:rsidP="00C134E8">
                            <w:pPr>
                              <w:jc w:val="center"/>
                              <w:rPr>
                                <w:color w:val="000000"/>
                                <w:sz w:val="16"/>
                                <w:szCs w:val="16"/>
                              </w:rPr>
                            </w:pPr>
                            <w:r w:rsidRPr="00A017B4">
                              <w:rPr>
                                <w:sz w:val="16"/>
                                <w:szCs w:val="16"/>
                              </w:rPr>
                              <w:t>Nord 2</w:t>
                            </w:r>
                            <w:ins w:id="569" w:author="Edward Sazonov" w:date="2026-08-04T15:42:00Z" w16du:dateUtc="2026-08-04T20:42:00Z">
                              <w:r w:rsidRPr="00A017B4">
                                <w:rPr>
                                  <w:sz w:val="18"/>
                                  <w:szCs w:val="18"/>
                                  <w:vertAlign w:val="superscript"/>
                                </w:rPr>
                                <w:t>a</w:t>
                              </w:r>
                            </w:ins>
                            <w:ins w:id="570" w:author="Edward Sazonov" w:date="2026-08-04T15:43:00Z" w16du:dateUtc="2026-08-04T20:43:00Z">
                              <w:r w:rsidRPr="00A017B4">
                                <w:rPr>
                                  <w:sz w:val="18"/>
                                  <w:szCs w:val="18"/>
                                  <w:vertAlign w:val="superscript"/>
                                </w:rPr>
                                <w:t>,b</w:t>
                              </w:r>
                            </w:ins>
                            <w:ins w:id="571" w:author="Edward Sazonov" w:date="2026-08-04T15:44:00Z" w16du:dateUtc="2026-08-04T20:44:00Z">
                              <w:r>
                                <w:rPr>
                                  <w:sz w:val="18"/>
                                  <w:szCs w:val="18"/>
                                  <w:vertAlign w:val="superscript"/>
                                </w:rPr>
                                <w:t>,d</w:t>
                              </w:r>
                            </w:ins>
                          </w:p>
                        </w:tc>
                        <w:tc>
                          <w:tcPr>
                            <w:tcW w:w="294" w:type="pct"/>
                          </w:tcPr>
                          <w:p w14:paraId="2C2900F5" w14:textId="77777777" w:rsidR="00C134E8" w:rsidRPr="00A017B4" w:rsidRDefault="00C134E8" w:rsidP="00C134E8">
                            <w:pPr>
                              <w:jc w:val="center"/>
                              <w:rPr>
                                <w:color w:val="000000"/>
                                <w:sz w:val="16"/>
                                <w:szCs w:val="16"/>
                              </w:rPr>
                            </w:pPr>
                            <w:r w:rsidRPr="00A017B4">
                              <w:rPr>
                                <w:sz w:val="16"/>
                                <w:szCs w:val="16"/>
                              </w:rPr>
                              <w:t>30</w:t>
                            </w:r>
                          </w:p>
                        </w:tc>
                        <w:tc>
                          <w:tcPr>
                            <w:tcW w:w="404" w:type="pct"/>
                          </w:tcPr>
                          <w:p w14:paraId="3C1670B3" w14:textId="77777777" w:rsidR="00C134E8" w:rsidRPr="00A017B4" w:rsidRDefault="00C134E8" w:rsidP="00C134E8">
                            <w:pPr>
                              <w:jc w:val="center"/>
                              <w:rPr>
                                <w:color w:val="000000"/>
                                <w:sz w:val="16"/>
                                <w:szCs w:val="16"/>
                              </w:rPr>
                            </w:pPr>
                            <w:r w:rsidRPr="00A017B4">
                              <w:rPr>
                                <w:sz w:val="16"/>
                                <w:szCs w:val="16"/>
                              </w:rPr>
                              <w:t>1</w:t>
                            </w:r>
                          </w:p>
                        </w:tc>
                        <w:tc>
                          <w:tcPr>
                            <w:tcW w:w="402" w:type="pct"/>
                          </w:tcPr>
                          <w:p w14:paraId="43EE579F" w14:textId="77777777" w:rsidR="00C134E8" w:rsidRPr="00A017B4" w:rsidRDefault="00C134E8" w:rsidP="00C134E8">
                            <w:pPr>
                              <w:jc w:val="center"/>
                              <w:rPr>
                                <w:color w:val="000000"/>
                                <w:sz w:val="16"/>
                                <w:szCs w:val="16"/>
                              </w:rPr>
                            </w:pPr>
                            <w:r w:rsidRPr="00A017B4">
                              <w:rPr>
                                <w:sz w:val="16"/>
                                <w:szCs w:val="16"/>
                              </w:rPr>
                              <w:t>30</w:t>
                            </w:r>
                          </w:p>
                        </w:tc>
                        <w:tc>
                          <w:tcPr>
                            <w:tcW w:w="280" w:type="pct"/>
                          </w:tcPr>
                          <w:p w14:paraId="29A44B60" w14:textId="77777777" w:rsidR="00C134E8" w:rsidRPr="00A017B4" w:rsidRDefault="00C134E8" w:rsidP="00C134E8">
                            <w:pPr>
                              <w:jc w:val="center"/>
                              <w:rPr>
                                <w:color w:val="000000"/>
                                <w:sz w:val="16"/>
                                <w:szCs w:val="16"/>
                              </w:rPr>
                            </w:pPr>
                            <w:r w:rsidRPr="00A017B4">
                              <w:rPr>
                                <w:sz w:val="16"/>
                                <w:szCs w:val="16"/>
                              </w:rPr>
                              <w:t>30</w:t>
                            </w:r>
                          </w:p>
                        </w:tc>
                        <w:tc>
                          <w:tcPr>
                            <w:tcW w:w="234" w:type="pct"/>
                          </w:tcPr>
                          <w:p w14:paraId="1EEC68D6" w14:textId="77777777" w:rsidR="00C134E8" w:rsidRPr="00A017B4" w:rsidRDefault="00C134E8" w:rsidP="00C134E8">
                            <w:pPr>
                              <w:jc w:val="center"/>
                              <w:rPr>
                                <w:color w:val="000000"/>
                                <w:sz w:val="16"/>
                                <w:szCs w:val="16"/>
                              </w:rPr>
                            </w:pPr>
                            <w:r w:rsidRPr="00A017B4">
                              <w:rPr>
                                <w:sz w:val="16"/>
                                <w:szCs w:val="16"/>
                              </w:rPr>
                              <w:t>0</w:t>
                            </w:r>
                          </w:p>
                        </w:tc>
                        <w:tc>
                          <w:tcPr>
                            <w:tcW w:w="225" w:type="pct"/>
                          </w:tcPr>
                          <w:p w14:paraId="6E7E8DBD"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08108E1D" w14:textId="77777777" w:rsidR="00C134E8" w:rsidRPr="00A017B4" w:rsidRDefault="00C134E8" w:rsidP="00C134E8">
                            <w:pPr>
                              <w:jc w:val="center"/>
                              <w:rPr>
                                <w:color w:val="000000"/>
                                <w:sz w:val="16"/>
                                <w:szCs w:val="16"/>
                              </w:rPr>
                            </w:pPr>
                            <w:r w:rsidRPr="00A017B4">
                              <w:rPr>
                                <w:sz w:val="16"/>
                                <w:szCs w:val="16"/>
                              </w:rPr>
                              <w:t>1</w:t>
                            </w:r>
                          </w:p>
                        </w:tc>
                        <w:tc>
                          <w:tcPr>
                            <w:tcW w:w="528" w:type="pct"/>
                          </w:tcPr>
                          <w:p w14:paraId="7E28AB26" w14:textId="77777777" w:rsidR="00C134E8" w:rsidRPr="00A017B4" w:rsidRDefault="00C134E8" w:rsidP="00C134E8">
                            <w:pPr>
                              <w:jc w:val="center"/>
                              <w:rPr>
                                <w:color w:val="000000"/>
                                <w:sz w:val="16"/>
                                <w:szCs w:val="16"/>
                              </w:rPr>
                            </w:pPr>
                            <w:r w:rsidRPr="00A017B4">
                              <w:rPr>
                                <w:sz w:val="16"/>
                                <w:szCs w:val="16"/>
                              </w:rPr>
                              <w:t>1</w:t>
                            </w:r>
                          </w:p>
                        </w:tc>
                        <w:tc>
                          <w:tcPr>
                            <w:tcW w:w="574" w:type="pct"/>
                          </w:tcPr>
                          <w:p w14:paraId="793ACEFB" w14:textId="5B4BE12A" w:rsidR="00C134E8" w:rsidRPr="00A017B4" w:rsidRDefault="00C134E8" w:rsidP="00C134E8">
                            <w:pPr>
                              <w:jc w:val="center"/>
                              <w:rPr>
                                <w:color w:val="000000"/>
                                <w:sz w:val="16"/>
                                <w:szCs w:val="16"/>
                              </w:rPr>
                            </w:pPr>
                            <w:ins w:id="572" w:author="Md Rafi Islam" w:date="2026-08-12T11:34:00Z" w16du:dateUtc="2026-08-12T16:34:00Z">
                              <w:r w:rsidRPr="00A017B4">
                                <w:rPr>
                                  <w:color w:val="000000"/>
                                  <w:sz w:val="16"/>
                                  <w:szCs w:val="16"/>
                                </w:rPr>
                                <w:t>0</w:t>
                              </w:r>
                            </w:ins>
                            <w:del w:id="573" w:author="Md Rafi Islam" w:date="2026-08-12T11:34:00Z" w16du:dateUtc="2026-08-12T16:34:00Z">
                              <w:r w:rsidRPr="00A017B4" w:rsidDel="00F8293A">
                                <w:rPr>
                                  <w:color w:val="000000"/>
                                  <w:sz w:val="16"/>
                                  <w:szCs w:val="16"/>
                                </w:rPr>
                                <w:delText>0.00</w:delText>
                              </w:r>
                            </w:del>
                          </w:p>
                        </w:tc>
                        <w:tc>
                          <w:tcPr>
                            <w:tcW w:w="616" w:type="pct"/>
                          </w:tcPr>
                          <w:p w14:paraId="60236EE3" w14:textId="5D0B158B" w:rsidR="00C134E8" w:rsidRPr="00A017B4" w:rsidRDefault="00C134E8" w:rsidP="00C134E8">
                            <w:pPr>
                              <w:jc w:val="center"/>
                              <w:rPr>
                                <w:color w:val="000000"/>
                                <w:sz w:val="16"/>
                                <w:szCs w:val="16"/>
                              </w:rPr>
                            </w:pPr>
                            <w:ins w:id="574" w:author="Md Rafi Islam" w:date="2026-08-12T11:34:00Z" w16du:dateUtc="2026-08-12T16:34:00Z">
                              <w:r w:rsidRPr="00A017B4">
                                <w:rPr>
                                  <w:sz w:val="16"/>
                                  <w:szCs w:val="16"/>
                                </w:rPr>
                                <w:t>2.34</w:t>
                              </w:r>
                            </w:ins>
                            <w:del w:id="575" w:author="Md Rafi Islam" w:date="2026-08-12T11:34:00Z" w16du:dateUtc="2026-08-12T16:34:00Z">
                              <w:r w:rsidRPr="00A017B4" w:rsidDel="00F8293A">
                                <w:rPr>
                                  <w:sz w:val="16"/>
                                  <w:szCs w:val="16"/>
                                </w:rPr>
                                <w:delText>2.34</w:delText>
                              </w:r>
                            </w:del>
                          </w:p>
                        </w:tc>
                      </w:tr>
                      <w:tr w:rsidR="00C134E8" w:rsidRPr="00A017B4" w14:paraId="50B59F67" w14:textId="77777777" w:rsidTr="00C134E8">
                        <w:trPr>
                          <w:trHeight w:val="204"/>
                        </w:trPr>
                        <w:tc>
                          <w:tcPr>
                            <w:tcW w:w="236" w:type="pct"/>
                          </w:tcPr>
                          <w:p w14:paraId="2B394B0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50007242" w14:textId="77777777" w:rsidR="00C134E8" w:rsidRPr="00A017B4" w:rsidRDefault="00C134E8" w:rsidP="00C134E8">
                            <w:pPr>
                              <w:jc w:val="center"/>
                              <w:rPr>
                                <w:color w:val="000000"/>
                                <w:sz w:val="16"/>
                                <w:szCs w:val="16"/>
                              </w:rPr>
                            </w:pPr>
                            <w:r w:rsidRPr="00A017B4">
                              <w:rPr>
                                <w:sz w:val="16"/>
                                <w:szCs w:val="16"/>
                              </w:rPr>
                              <w:t>North 5000 Disposable</w:t>
                            </w:r>
                          </w:p>
                        </w:tc>
                        <w:tc>
                          <w:tcPr>
                            <w:tcW w:w="294" w:type="pct"/>
                          </w:tcPr>
                          <w:p w14:paraId="3C2C2D96" w14:textId="77777777" w:rsidR="00C134E8" w:rsidRPr="00A017B4" w:rsidRDefault="00C134E8" w:rsidP="00C134E8">
                            <w:pPr>
                              <w:jc w:val="center"/>
                              <w:rPr>
                                <w:color w:val="000000"/>
                                <w:sz w:val="16"/>
                                <w:szCs w:val="16"/>
                              </w:rPr>
                            </w:pPr>
                            <w:r w:rsidRPr="00A017B4">
                              <w:rPr>
                                <w:sz w:val="16"/>
                                <w:szCs w:val="16"/>
                              </w:rPr>
                              <w:t>240</w:t>
                            </w:r>
                          </w:p>
                        </w:tc>
                        <w:tc>
                          <w:tcPr>
                            <w:tcW w:w="404" w:type="pct"/>
                          </w:tcPr>
                          <w:p w14:paraId="05DDA4A5"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2301F68E" w14:textId="77777777" w:rsidR="00C134E8" w:rsidRPr="00A017B4" w:rsidRDefault="00C134E8" w:rsidP="00C134E8">
                            <w:pPr>
                              <w:jc w:val="center"/>
                              <w:rPr>
                                <w:color w:val="000000"/>
                                <w:sz w:val="16"/>
                                <w:szCs w:val="16"/>
                              </w:rPr>
                            </w:pPr>
                            <w:r w:rsidRPr="00A017B4">
                              <w:rPr>
                                <w:sz w:val="16"/>
                                <w:szCs w:val="16"/>
                              </w:rPr>
                              <w:t>240</w:t>
                            </w:r>
                          </w:p>
                        </w:tc>
                        <w:tc>
                          <w:tcPr>
                            <w:tcW w:w="280" w:type="pct"/>
                          </w:tcPr>
                          <w:p w14:paraId="1D5C6A4C" w14:textId="77777777" w:rsidR="00C134E8" w:rsidRPr="00A017B4" w:rsidRDefault="00C134E8" w:rsidP="00C134E8">
                            <w:pPr>
                              <w:jc w:val="center"/>
                              <w:rPr>
                                <w:sz w:val="16"/>
                                <w:szCs w:val="16"/>
                              </w:rPr>
                            </w:pPr>
                            <w:r w:rsidRPr="00A017B4">
                              <w:rPr>
                                <w:sz w:val="16"/>
                                <w:szCs w:val="16"/>
                              </w:rPr>
                              <w:t>240</w:t>
                            </w:r>
                          </w:p>
                        </w:tc>
                        <w:tc>
                          <w:tcPr>
                            <w:tcW w:w="234" w:type="pct"/>
                          </w:tcPr>
                          <w:p w14:paraId="7D66AEBC" w14:textId="77777777" w:rsidR="00C134E8" w:rsidRPr="00A017B4" w:rsidRDefault="00C134E8" w:rsidP="00C134E8">
                            <w:pPr>
                              <w:jc w:val="center"/>
                              <w:rPr>
                                <w:sz w:val="16"/>
                                <w:szCs w:val="16"/>
                              </w:rPr>
                            </w:pPr>
                            <w:r w:rsidRPr="00A017B4">
                              <w:rPr>
                                <w:sz w:val="16"/>
                                <w:szCs w:val="16"/>
                              </w:rPr>
                              <w:t>0</w:t>
                            </w:r>
                          </w:p>
                        </w:tc>
                        <w:tc>
                          <w:tcPr>
                            <w:tcW w:w="225" w:type="pct"/>
                          </w:tcPr>
                          <w:p w14:paraId="674A6D49"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2D4F87A0"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5F12D380"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7048AF30" w14:textId="5F808F57" w:rsidR="00C134E8" w:rsidRPr="00A017B4" w:rsidRDefault="00C134E8" w:rsidP="00C134E8">
                            <w:pPr>
                              <w:jc w:val="center"/>
                              <w:rPr>
                                <w:color w:val="000000"/>
                                <w:sz w:val="16"/>
                                <w:szCs w:val="16"/>
                              </w:rPr>
                            </w:pPr>
                            <w:ins w:id="576" w:author="Md Rafi Islam" w:date="2026-08-12T11:34:00Z" w16du:dateUtc="2026-08-12T16:34:00Z">
                              <w:r w:rsidRPr="0064524D">
                                <w:rPr>
                                  <w:sz w:val="16"/>
                                  <w:szCs w:val="16"/>
                                </w:rPr>
                                <w:t>0</w:t>
                              </w:r>
                            </w:ins>
                            <w:del w:id="577" w:author="Md Rafi Islam" w:date="2026-08-12T11:34:00Z" w16du:dateUtc="2026-08-12T16:34:00Z">
                              <w:r w:rsidRPr="00A017B4" w:rsidDel="00F8293A">
                                <w:rPr>
                                  <w:sz w:val="16"/>
                                  <w:szCs w:val="16"/>
                                </w:rPr>
                                <w:delText>0.00±0.00</w:delText>
                              </w:r>
                            </w:del>
                          </w:p>
                        </w:tc>
                        <w:tc>
                          <w:tcPr>
                            <w:tcW w:w="616" w:type="pct"/>
                          </w:tcPr>
                          <w:p w14:paraId="2F75AE8A" w14:textId="650D7ECE" w:rsidR="00C134E8" w:rsidRPr="00A017B4" w:rsidRDefault="00C134E8" w:rsidP="00C134E8">
                            <w:pPr>
                              <w:jc w:val="center"/>
                              <w:rPr>
                                <w:color w:val="000000"/>
                                <w:sz w:val="16"/>
                                <w:szCs w:val="16"/>
                              </w:rPr>
                            </w:pPr>
                            <w:ins w:id="578" w:author="Md Rafi Islam" w:date="2026-08-12T11:34:00Z" w16du:dateUtc="2026-08-12T16:34:00Z">
                              <w:r>
                                <w:rPr>
                                  <w:sz w:val="16"/>
                                  <w:szCs w:val="16"/>
                                </w:rPr>
                                <w:t>7.28</w:t>
                              </w:r>
                              <w:r w:rsidRPr="0064524D">
                                <w:rPr>
                                  <w:sz w:val="16"/>
                                  <w:szCs w:val="16"/>
                                </w:rPr>
                                <w:t>±0.69</w:t>
                              </w:r>
                            </w:ins>
                            <w:del w:id="579" w:author="Md Rafi Islam" w:date="2026-08-12T11:34:00Z" w16du:dateUtc="2026-08-12T16:34:00Z">
                              <w:r w:rsidRPr="00A017B4" w:rsidDel="00F8293A">
                                <w:rPr>
                                  <w:sz w:val="16"/>
                                  <w:szCs w:val="16"/>
                                </w:rPr>
                                <w:delText>7.28±0.69</w:delText>
                              </w:r>
                            </w:del>
                          </w:p>
                        </w:tc>
                      </w:tr>
                      <w:tr w:rsidR="00C134E8" w:rsidRPr="00A017B4" w14:paraId="3F2292F6" w14:textId="77777777" w:rsidTr="00C134E8">
                        <w:trPr>
                          <w:trHeight w:val="204"/>
                        </w:trPr>
                        <w:tc>
                          <w:tcPr>
                            <w:tcW w:w="236" w:type="pct"/>
                          </w:tcPr>
                          <w:p w14:paraId="62B0FFE4"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B55C6FD" w14:textId="77777777" w:rsidR="00C134E8" w:rsidRPr="00A017B4" w:rsidRDefault="00C134E8" w:rsidP="00C134E8">
                            <w:pPr>
                              <w:jc w:val="center"/>
                              <w:rPr>
                                <w:color w:val="000000"/>
                                <w:sz w:val="16"/>
                                <w:szCs w:val="16"/>
                              </w:rPr>
                            </w:pPr>
                            <w:r w:rsidRPr="00A017B4">
                              <w:rPr>
                                <w:sz w:val="16"/>
                                <w:szCs w:val="16"/>
                              </w:rPr>
                              <w:t>Offstamp SW 9000*</w:t>
                            </w:r>
                          </w:p>
                        </w:tc>
                        <w:tc>
                          <w:tcPr>
                            <w:tcW w:w="294" w:type="pct"/>
                          </w:tcPr>
                          <w:p w14:paraId="64BFA6BC" w14:textId="77777777" w:rsidR="00C134E8" w:rsidRPr="00A017B4" w:rsidRDefault="00C134E8" w:rsidP="00C134E8">
                            <w:pPr>
                              <w:jc w:val="center"/>
                              <w:rPr>
                                <w:color w:val="000000"/>
                                <w:sz w:val="16"/>
                                <w:szCs w:val="16"/>
                              </w:rPr>
                            </w:pPr>
                            <w:r w:rsidRPr="00A017B4">
                              <w:rPr>
                                <w:sz w:val="16"/>
                                <w:szCs w:val="16"/>
                              </w:rPr>
                              <w:t>600</w:t>
                            </w:r>
                          </w:p>
                        </w:tc>
                        <w:tc>
                          <w:tcPr>
                            <w:tcW w:w="404" w:type="pct"/>
                          </w:tcPr>
                          <w:p w14:paraId="276C576F" w14:textId="77777777" w:rsidR="00C134E8" w:rsidRPr="00A017B4" w:rsidRDefault="00C134E8" w:rsidP="00C134E8">
                            <w:pPr>
                              <w:jc w:val="center"/>
                              <w:rPr>
                                <w:color w:val="000000"/>
                                <w:sz w:val="16"/>
                                <w:szCs w:val="16"/>
                              </w:rPr>
                            </w:pPr>
                            <w:r w:rsidRPr="00A017B4">
                              <w:rPr>
                                <w:sz w:val="16"/>
                                <w:szCs w:val="16"/>
                              </w:rPr>
                              <w:t>15</w:t>
                            </w:r>
                          </w:p>
                        </w:tc>
                        <w:tc>
                          <w:tcPr>
                            <w:tcW w:w="402" w:type="pct"/>
                          </w:tcPr>
                          <w:p w14:paraId="02630EB3" w14:textId="77777777" w:rsidR="00C134E8" w:rsidRPr="00A017B4" w:rsidRDefault="00C134E8" w:rsidP="00C134E8">
                            <w:pPr>
                              <w:jc w:val="center"/>
                              <w:rPr>
                                <w:color w:val="000000"/>
                                <w:sz w:val="16"/>
                                <w:szCs w:val="16"/>
                              </w:rPr>
                            </w:pPr>
                            <w:r w:rsidRPr="00A017B4">
                              <w:rPr>
                                <w:sz w:val="16"/>
                                <w:szCs w:val="16"/>
                              </w:rPr>
                              <w:t>604</w:t>
                            </w:r>
                          </w:p>
                        </w:tc>
                        <w:tc>
                          <w:tcPr>
                            <w:tcW w:w="280" w:type="pct"/>
                          </w:tcPr>
                          <w:p w14:paraId="2D37A68C" w14:textId="77777777" w:rsidR="00C134E8" w:rsidRPr="00A017B4" w:rsidRDefault="00C134E8" w:rsidP="00C134E8">
                            <w:pPr>
                              <w:jc w:val="center"/>
                              <w:rPr>
                                <w:sz w:val="16"/>
                                <w:szCs w:val="16"/>
                              </w:rPr>
                            </w:pPr>
                            <w:r w:rsidRPr="00A017B4">
                              <w:rPr>
                                <w:sz w:val="16"/>
                                <w:szCs w:val="16"/>
                              </w:rPr>
                              <w:t>600</w:t>
                            </w:r>
                          </w:p>
                        </w:tc>
                        <w:tc>
                          <w:tcPr>
                            <w:tcW w:w="234" w:type="pct"/>
                          </w:tcPr>
                          <w:p w14:paraId="4AFD0135" w14:textId="77777777" w:rsidR="00C134E8" w:rsidRPr="00A017B4" w:rsidRDefault="00C134E8" w:rsidP="00C134E8">
                            <w:pPr>
                              <w:jc w:val="center"/>
                              <w:rPr>
                                <w:sz w:val="16"/>
                                <w:szCs w:val="16"/>
                              </w:rPr>
                            </w:pPr>
                            <w:r w:rsidRPr="00A017B4">
                              <w:rPr>
                                <w:sz w:val="16"/>
                                <w:szCs w:val="16"/>
                              </w:rPr>
                              <w:t>4</w:t>
                            </w:r>
                          </w:p>
                        </w:tc>
                        <w:tc>
                          <w:tcPr>
                            <w:tcW w:w="225" w:type="pct"/>
                          </w:tcPr>
                          <w:p w14:paraId="67242F82" w14:textId="77777777" w:rsidR="00C134E8" w:rsidRPr="00A017B4" w:rsidRDefault="00C134E8" w:rsidP="00C134E8">
                            <w:pPr>
                              <w:jc w:val="center"/>
                              <w:rPr>
                                <w:color w:val="000000"/>
                                <w:sz w:val="16"/>
                                <w:szCs w:val="16"/>
                              </w:rPr>
                            </w:pPr>
                            <w:r w:rsidRPr="00A017B4">
                              <w:rPr>
                                <w:sz w:val="16"/>
                                <w:szCs w:val="16"/>
                              </w:rPr>
                              <w:t>0</w:t>
                            </w:r>
                          </w:p>
                        </w:tc>
                        <w:tc>
                          <w:tcPr>
                            <w:tcW w:w="528" w:type="pct"/>
                          </w:tcPr>
                          <w:p w14:paraId="723F8596" w14:textId="77777777" w:rsidR="00C134E8" w:rsidRPr="00A017B4" w:rsidRDefault="00C134E8" w:rsidP="00C134E8">
                            <w:pPr>
                              <w:jc w:val="center"/>
                              <w:rPr>
                                <w:color w:val="000000"/>
                                <w:sz w:val="16"/>
                                <w:szCs w:val="16"/>
                              </w:rPr>
                            </w:pPr>
                            <w:r w:rsidRPr="00A017B4">
                              <w:rPr>
                                <w:sz w:val="16"/>
                                <w:szCs w:val="16"/>
                              </w:rPr>
                              <w:t>0.99±0.009</w:t>
                            </w:r>
                          </w:p>
                        </w:tc>
                        <w:tc>
                          <w:tcPr>
                            <w:tcW w:w="528" w:type="pct"/>
                          </w:tcPr>
                          <w:p w14:paraId="09F4B2E6" w14:textId="77777777" w:rsidR="00C134E8" w:rsidRPr="00A017B4" w:rsidRDefault="00C134E8" w:rsidP="00C134E8">
                            <w:pPr>
                              <w:jc w:val="center"/>
                              <w:rPr>
                                <w:color w:val="000000"/>
                                <w:sz w:val="16"/>
                                <w:szCs w:val="16"/>
                              </w:rPr>
                            </w:pPr>
                            <w:r w:rsidRPr="00A017B4">
                              <w:rPr>
                                <w:sz w:val="16"/>
                                <w:szCs w:val="16"/>
                              </w:rPr>
                              <w:t>1±0.00</w:t>
                            </w:r>
                          </w:p>
                        </w:tc>
                        <w:tc>
                          <w:tcPr>
                            <w:tcW w:w="574" w:type="pct"/>
                          </w:tcPr>
                          <w:p w14:paraId="0B7FC825" w14:textId="481037D8" w:rsidR="00C134E8" w:rsidRPr="00A017B4" w:rsidRDefault="00C134E8" w:rsidP="00C134E8">
                            <w:pPr>
                              <w:jc w:val="center"/>
                              <w:rPr>
                                <w:color w:val="000000"/>
                                <w:sz w:val="16"/>
                                <w:szCs w:val="16"/>
                              </w:rPr>
                            </w:pPr>
                            <w:ins w:id="580" w:author="Md Rafi Islam" w:date="2026-08-12T11:34:00Z" w16du:dateUtc="2026-08-12T16:34:00Z">
                              <w:r w:rsidRPr="0064524D">
                                <w:rPr>
                                  <w:sz w:val="16"/>
                                  <w:szCs w:val="16"/>
                                </w:rPr>
                                <w:t>0.67±0.82</w:t>
                              </w:r>
                            </w:ins>
                            <w:del w:id="581" w:author="Md Rafi Islam" w:date="2026-08-12T11:34:00Z" w16du:dateUtc="2026-08-12T16:34:00Z">
                              <w:r w:rsidRPr="00A017B4" w:rsidDel="00F8293A">
                                <w:rPr>
                                  <w:sz w:val="16"/>
                                  <w:szCs w:val="16"/>
                                </w:rPr>
                                <w:delText>0.67±0.82</w:delText>
                              </w:r>
                            </w:del>
                          </w:p>
                        </w:tc>
                        <w:tc>
                          <w:tcPr>
                            <w:tcW w:w="616" w:type="pct"/>
                          </w:tcPr>
                          <w:p w14:paraId="402DFBD3" w14:textId="49D290DA" w:rsidR="00C134E8" w:rsidRPr="00A017B4" w:rsidRDefault="00C134E8" w:rsidP="00C134E8">
                            <w:pPr>
                              <w:jc w:val="center"/>
                              <w:rPr>
                                <w:color w:val="000000"/>
                                <w:sz w:val="16"/>
                                <w:szCs w:val="16"/>
                              </w:rPr>
                            </w:pPr>
                            <w:ins w:id="582" w:author="Md Rafi Islam" w:date="2026-08-12T11:34:00Z" w16du:dateUtc="2026-08-12T16:34:00Z">
                              <w:r>
                                <w:rPr>
                                  <w:sz w:val="16"/>
                                  <w:szCs w:val="16"/>
                                </w:rPr>
                                <w:t>8.47</w:t>
                              </w:r>
                              <w:r w:rsidRPr="0064524D">
                                <w:rPr>
                                  <w:sz w:val="16"/>
                                  <w:szCs w:val="16"/>
                                </w:rPr>
                                <w:t>±0.91</w:t>
                              </w:r>
                            </w:ins>
                            <w:del w:id="583" w:author="Md Rafi Islam" w:date="2026-08-12T11:34:00Z" w16du:dateUtc="2026-08-12T16:34:00Z">
                              <w:r w:rsidRPr="00A017B4" w:rsidDel="00F8293A">
                                <w:rPr>
                                  <w:sz w:val="16"/>
                                  <w:szCs w:val="16"/>
                                </w:rPr>
                                <w:delText>8.47±0.91</w:delText>
                              </w:r>
                            </w:del>
                          </w:p>
                        </w:tc>
                      </w:tr>
                      <w:tr w:rsidR="00C134E8" w:rsidRPr="00A017B4" w14:paraId="14E86746" w14:textId="77777777" w:rsidTr="00C134E8">
                        <w:trPr>
                          <w:trHeight w:val="204"/>
                        </w:trPr>
                        <w:tc>
                          <w:tcPr>
                            <w:tcW w:w="236" w:type="pct"/>
                          </w:tcPr>
                          <w:p w14:paraId="2C6CC1E2" w14:textId="77777777" w:rsidR="00C134E8" w:rsidRPr="00A017B4" w:rsidRDefault="00C134E8" w:rsidP="00C134E8">
                            <w:pPr>
                              <w:pStyle w:val="ListParagraph"/>
                              <w:numPr>
                                <w:ilvl w:val="0"/>
                                <w:numId w:val="17"/>
                              </w:numPr>
                              <w:ind w:left="144" w:firstLine="0"/>
                              <w:rPr>
                                <w:sz w:val="16"/>
                                <w:szCs w:val="16"/>
                              </w:rPr>
                            </w:pPr>
                          </w:p>
                        </w:tc>
                        <w:tc>
                          <w:tcPr>
                            <w:tcW w:w="679" w:type="pct"/>
                          </w:tcPr>
                          <w:p w14:paraId="6356BEC3" w14:textId="77777777" w:rsidR="00C134E8" w:rsidRPr="00A017B4" w:rsidRDefault="00C134E8" w:rsidP="00C134E8">
                            <w:pPr>
                              <w:jc w:val="center"/>
                              <w:rPr>
                                <w:color w:val="000000"/>
                                <w:sz w:val="16"/>
                                <w:szCs w:val="16"/>
                              </w:rPr>
                            </w:pPr>
                            <w:r w:rsidRPr="00A017B4">
                              <w:rPr>
                                <w:sz w:val="16"/>
                                <w:szCs w:val="16"/>
                              </w:rPr>
                              <w:t>Offstamp X cube*</w:t>
                            </w:r>
                          </w:p>
                        </w:tc>
                        <w:tc>
                          <w:tcPr>
                            <w:tcW w:w="294" w:type="pct"/>
                          </w:tcPr>
                          <w:p w14:paraId="11E11982" w14:textId="77777777" w:rsidR="00C134E8" w:rsidRPr="00A017B4" w:rsidRDefault="00C134E8" w:rsidP="00C134E8">
                            <w:pPr>
                              <w:jc w:val="center"/>
                              <w:rPr>
                                <w:color w:val="000000"/>
                                <w:sz w:val="16"/>
                                <w:szCs w:val="16"/>
                              </w:rPr>
                            </w:pPr>
                            <w:r w:rsidRPr="00A017B4">
                              <w:rPr>
                                <w:sz w:val="16"/>
                                <w:szCs w:val="16"/>
                              </w:rPr>
                              <w:t>330</w:t>
                            </w:r>
                          </w:p>
                        </w:tc>
                        <w:tc>
                          <w:tcPr>
                            <w:tcW w:w="404" w:type="pct"/>
                          </w:tcPr>
                          <w:p w14:paraId="039C3B77" w14:textId="77777777" w:rsidR="00C134E8" w:rsidRPr="00A017B4" w:rsidRDefault="00C134E8" w:rsidP="00C134E8">
                            <w:pPr>
                              <w:jc w:val="center"/>
                              <w:rPr>
                                <w:color w:val="000000"/>
                                <w:sz w:val="16"/>
                                <w:szCs w:val="16"/>
                              </w:rPr>
                            </w:pPr>
                            <w:r w:rsidRPr="00A017B4">
                              <w:rPr>
                                <w:sz w:val="16"/>
                                <w:szCs w:val="16"/>
                              </w:rPr>
                              <w:t>6</w:t>
                            </w:r>
                          </w:p>
                        </w:tc>
                        <w:tc>
                          <w:tcPr>
                            <w:tcW w:w="402" w:type="pct"/>
                          </w:tcPr>
                          <w:p w14:paraId="1BA1F04A" w14:textId="77777777" w:rsidR="00C134E8" w:rsidRPr="00A017B4" w:rsidRDefault="00C134E8" w:rsidP="00C134E8">
                            <w:pPr>
                              <w:jc w:val="center"/>
                              <w:rPr>
                                <w:color w:val="000000"/>
                                <w:sz w:val="16"/>
                                <w:szCs w:val="16"/>
                              </w:rPr>
                            </w:pPr>
                            <w:r w:rsidRPr="00A017B4">
                              <w:rPr>
                                <w:sz w:val="16"/>
                                <w:szCs w:val="16"/>
                              </w:rPr>
                              <w:t>293</w:t>
                            </w:r>
                          </w:p>
                        </w:tc>
                        <w:tc>
                          <w:tcPr>
                            <w:tcW w:w="280" w:type="pct"/>
                          </w:tcPr>
                          <w:p w14:paraId="2E8C193B" w14:textId="77777777" w:rsidR="00C134E8" w:rsidRPr="00A017B4" w:rsidRDefault="00C134E8" w:rsidP="00C134E8">
                            <w:pPr>
                              <w:jc w:val="center"/>
                              <w:rPr>
                                <w:sz w:val="16"/>
                                <w:szCs w:val="16"/>
                              </w:rPr>
                            </w:pPr>
                            <w:r w:rsidRPr="00A017B4">
                              <w:rPr>
                                <w:sz w:val="16"/>
                                <w:szCs w:val="16"/>
                              </w:rPr>
                              <w:t>293</w:t>
                            </w:r>
                          </w:p>
                        </w:tc>
                        <w:tc>
                          <w:tcPr>
                            <w:tcW w:w="234" w:type="pct"/>
                          </w:tcPr>
                          <w:p w14:paraId="4FB0B7D0" w14:textId="77777777" w:rsidR="00C134E8" w:rsidRPr="00A017B4" w:rsidRDefault="00C134E8" w:rsidP="00C134E8">
                            <w:pPr>
                              <w:jc w:val="center"/>
                              <w:rPr>
                                <w:sz w:val="16"/>
                                <w:szCs w:val="16"/>
                              </w:rPr>
                            </w:pPr>
                            <w:r w:rsidRPr="00A017B4">
                              <w:rPr>
                                <w:sz w:val="16"/>
                                <w:szCs w:val="16"/>
                              </w:rPr>
                              <w:t>0</w:t>
                            </w:r>
                          </w:p>
                        </w:tc>
                        <w:tc>
                          <w:tcPr>
                            <w:tcW w:w="225" w:type="pct"/>
                          </w:tcPr>
                          <w:p w14:paraId="49887610" w14:textId="77777777" w:rsidR="00C134E8" w:rsidRPr="00A017B4" w:rsidRDefault="00C134E8" w:rsidP="00C134E8">
                            <w:pPr>
                              <w:jc w:val="center"/>
                              <w:rPr>
                                <w:color w:val="000000"/>
                                <w:sz w:val="16"/>
                                <w:szCs w:val="16"/>
                              </w:rPr>
                            </w:pPr>
                            <w:r w:rsidRPr="00A017B4">
                              <w:rPr>
                                <w:sz w:val="16"/>
                                <w:szCs w:val="16"/>
                              </w:rPr>
                              <w:t>37</w:t>
                            </w:r>
                          </w:p>
                        </w:tc>
                        <w:tc>
                          <w:tcPr>
                            <w:tcW w:w="528" w:type="pct"/>
                          </w:tcPr>
                          <w:p w14:paraId="132612F1"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36B153D6" w14:textId="0A78E36A" w:rsidR="00C134E8" w:rsidRPr="00A017B4" w:rsidRDefault="00C134E8" w:rsidP="00C134E8">
                            <w:pPr>
                              <w:jc w:val="center"/>
                              <w:rPr>
                                <w:color w:val="000000"/>
                                <w:sz w:val="16"/>
                                <w:szCs w:val="16"/>
                              </w:rPr>
                            </w:pPr>
                            <w:r w:rsidRPr="00A017B4">
                              <w:rPr>
                                <w:sz w:val="16"/>
                                <w:szCs w:val="16"/>
                              </w:rPr>
                              <w:t>0.</w:t>
                            </w:r>
                            <w:ins w:id="584" w:author="Md Rafi Islam" w:date="2026-08-12T12:40:00Z" w16du:dateUtc="2026-08-12T17:40:00Z">
                              <w:r w:rsidR="009E312F">
                                <w:rPr>
                                  <w:sz w:val="16"/>
                                  <w:szCs w:val="16"/>
                                </w:rPr>
                                <w:t>89</w:t>
                              </w:r>
                            </w:ins>
                            <w:del w:id="585" w:author="Md Rafi Islam" w:date="2026-08-12T12:40:00Z" w16du:dateUtc="2026-08-12T17:40:00Z">
                              <w:r w:rsidRPr="00A017B4" w:rsidDel="009E312F">
                                <w:rPr>
                                  <w:sz w:val="16"/>
                                  <w:szCs w:val="16"/>
                                </w:rPr>
                                <w:delText>9</w:delText>
                              </w:r>
                            </w:del>
                            <w:r w:rsidRPr="00A017B4">
                              <w:rPr>
                                <w:sz w:val="16"/>
                                <w:szCs w:val="16"/>
                              </w:rPr>
                              <w:t>±0.09</w:t>
                            </w:r>
                            <w:ins w:id="586" w:author="Md Rafi Islam" w:date="2026-08-12T12:40:00Z" w16du:dateUtc="2026-08-12T17:40:00Z">
                              <w:r w:rsidR="009E312F">
                                <w:rPr>
                                  <w:sz w:val="16"/>
                                  <w:szCs w:val="16"/>
                                </w:rPr>
                                <w:t>0</w:t>
                              </w:r>
                            </w:ins>
                            <w:del w:id="587" w:author="Md Rafi Islam" w:date="2026-08-12T12:40:00Z" w16du:dateUtc="2026-08-12T17:40:00Z">
                              <w:r w:rsidRPr="00A017B4" w:rsidDel="009E312F">
                                <w:rPr>
                                  <w:sz w:val="16"/>
                                  <w:szCs w:val="16"/>
                                </w:rPr>
                                <w:delText>8</w:delText>
                              </w:r>
                            </w:del>
                          </w:p>
                        </w:tc>
                        <w:tc>
                          <w:tcPr>
                            <w:tcW w:w="574" w:type="pct"/>
                          </w:tcPr>
                          <w:p w14:paraId="4BE9F9A1" w14:textId="14E1E400" w:rsidR="00C134E8" w:rsidRPr="00A017B4" w:rsidRDefault="00C134E8" w:rsidP="00C134E8">
                            <w:pPr>
                              <w:jc w:val="center"/>
                              <w:rPr>
                                <w:color w:val="000000"/>
                                <w:sz w:val="16"/>
                                <w:szCs w:val="16"/>
                              </w:rPr>
                            </w:pPr>
                            <w:ins w:id="588" w:author="Md Rafi Islam" w:date="2026-08-12T11:34:00Z" w16du:dateUtc="2026-08-12T16:34:00Z">
                              <w:r w:rsidRPr="003B7C3A">
                                <w:rPr>
                                  <w:sz w:val="16"/>
                                  <w:szCs w:val="16"/>
                                </w:rPr>
                                <w:t>1</w:t>
                              </w:r>
                              <w:r>
                                <w:rPr>
                                  <w:sz w:val="16"/>
                                  <w:szCs w:val="16"/>
                                </w:rPr>
                                <w:t>1.21</w:t>
                              </w:r>
                              <w:r w:rsidRPr="003B7C3A">
                                <w:rPr>
                                  <w:sz w:val="16"/>
                                  <w:szCs w:val="16"/>
                                </w:rPr>
                                <w:t>±</w:t>
                              </w:r>
                              <w:r>
                                <w:rPr>
                                  <w:sz w:val="16"/>
                                  <w:szCs w:val="16"/>
                                </w:rPr>
                                <w:t>8.99</w:t>
                              </w:r>
                            </w:ins>
                            <w:del w:id="589" w:author="Md Rafi Islam" w:date="2026-08-12T11:34:00Z" w16du:dateUtc="2026-08-12T16:34:00Z">
                              <w:r w:rsidRPr="00A017B4" w:rsidDel="00F8293A">
                                <w:rPr>
                                  <w:sz w:val="16"/>
                                  <w:szCs w:val="16"/>
                                </w:rPr>
                                <w:delText>10±9.83</w:delText>
                              </w:r>
                            </w:del>
                          </w:p>
                        </w:tc>
                        <w:tc>
                          <w:tcPr>
                            <w:tcW w:w="616" w:type="pct"/>
                          </w:tcPr>
                          <w:p w14:paraId="6A1A7ADD" w14:textId="17D02710" w:rsidR="00C134E8" w:rsidRPr="00A017B4" w:rsidRDefault="00C134E8" w:rsidP="00C134E8">
                            <w:pPr>
                              <w:jc w:val="center"/>
                              <w:rPr>
                                <w:color w:val="000000"/>
                                <w:sz w:val="16"/>
                                <w:szCs w:val="16"/>
                              </w:rPr>
                            </w:pPr>
                            <w:ins w:id="590" w:author="Md Rafi Islam" w:date="2026-08-12T11:34:00Z" w16du:dateUtc="2026-08-12T16:34:00Z">
                              <w:r w:rsidRPr="003B7C3A">
                                <w:rPr>
                                  <w:sz w:val="16"/>
                                  <w:szCs w:val="16"/>
                                </w:rPr>
                                <w:t>1</w:t>
                              </w:r>
                              <w:r>
                                <w:rPr>
                                  <w:sz w:val="16"/>
                                  <w:szCs w:val="16"/>
                                </w:rPr>
                                <w:t>4.66</w:t>
                              </w:r>
                              <w:r w:rsidRPr="003B7C3A">
                                <w:rPr>
                                  <w:sz w:val="16"/>
                                  <w:szCs w:val="16"/>
                                </w:rPr>
                                <w:t>±7.9</w:t>
                              </w:r>
                              <w:r>
                                <w:rPr>
                                  <w:sz w:val="16"/>
                                  <w:szCs w:val="16"/>
                                </w:rPr>
                                <w:t>1</w:t>
                              </w:r>
                            </w:ins>
                            <w:del w:id="591" w:author="Md Rafi Islam" w:date="2026-08-12T11:34:00Z" w16du:dateUtc="2026-08-12T16:34:00Z">
                              <w:r w:rsidRPr="00A017B4" w:rsidDel="00F8293A">
                                <w:rPr>
                                  <w:sz w:val="16"/>
                                  <w:szCs w:val="16"/>
                                </w:rPr>
                                <w:delText>13±7.96</w:delText>
                              </w:r>
                            </w:del>
                          </w:p>
                        </w:tc>
                      </w:tr>
                      <w:tr w:rsidR="00C134E8" w:rsidRPr="00A017B4" w14:paraId="5BDADC0E" w14:textId="77777777" w:rsidTr="00C134E8">
                        <w:trPr>
                          <w:trHeight w:val="204"/>
                        </w:trPr>
                        <w:tc>
                          <w:tcPr>
                            <w:tcW w:w="236" w:type="pct"/>
                          </w:tcPr>
                          <w:p w14:paraId="32CEACFD" w14:textId="77777777" w:rsidR="00C134E8" w:rsidRPr="00A017B4" w:rsidRDefault="00C134E8" w:rsidP="00C134E8">
                            <w:pPr>
                              <w:pStyle w:val="ListParagraph"/>
                              <w:numPr>
                                <w:ilvl w:val="0"/>
                                <w:numId w:val="17"/>
                              </w:numPr>
                              <w:ind w:left="144" w:firstLine="0"/>
                              <w:rPr>
                                <w:sz w:val="16"/>
                                <w:szCs w:val="16"/>
                              </w:rPr>
                            </w:pPr>
                          </w:p>
                        </w:tc>
                        <w:tc>
                          <w:tcPr>
                            <w:tcW w:w="679" w:type="pct"/>
                          </w:tcPr>
                          <w:p w14:paraId="3DCF4778" w14:textId="77777777" w:rsidR="00C134E8" w:rsidRPr="00A017B4" w:rsidRDefault="00C134E8" w:rsidP="00C134E8">
                            <w:pPr>
                              <w:jc w:val="center"/>
                              <w:rPr>
                                <w:color w:val="000000"/>
                                <w:sz w:val="16"/>
                                <w:szCs w:val="16"/>
                              </w:rPr>
                            </w:pPr>
                            <w:r w:rsidRPr="00A017B4">
                              <w:rPr>
                                <w:sz w:val="16"/>
                                <w:szCs w:val="16"/>
                              </w:rPr>
                              <w:t>RAZ DC25000*</w:t>
                            </w:r>
                          </w:p>
                        </w:tc>
                        <w:tc>
                          <w:tcPr>
                            <w:tcW w:w="294" w:type="pct"/>
                          </w:tcPr>
                          <w:p w14:paraId="53F58D1A" w14:textId="77777777" w:rsidR="00C134E8" w:rsidRPr="00A017B4" w:rsidRDefault="00C134E8" w:rsidP="00C134E8">
                            <w:pPr>
                              <w:jc w:val="center"/>
                              <w:rPr>
                                <w:color w:val="000000"/>
                                <w:sz w:val="16"/>
                                <w:szCs w:val="16"/>
                              </w:rPr>
                            </w:pPr>
                            <w:r w:rsidRPr="00A017B4">
                              <w:rPr>
                                <w:sz w:val="16"/>
                                <w:szCs w:val="16"/>
                              </w:rPr>
                              <w:t>502</w:t>
                            </w:r>
                          </w:p>
                        </w:tc>
                        <w:tc>
                          <w:tcPr>
                            <w:tcW w:w="404" w:type="pct"/>
                          </w:tcPr>
                          <w:p w14:paraId="0E32F55E" w14:textId="77777777" w:rsidR="00C134E8" w:rsidRPr="00A017B4" w:rsidRDefault="00C134E8" w:rsidP="00C134E8">
                            <w:pPr>
                              <w:jc w:val="center"/>
                              <w:rPr>
                                <w:color w:val="000000"/>
                                <w:sz w:val="16"/>
                                <w:szCs w:val="16"/>
                              </w:rPr>
                            </w:pPr>
                            <w:r w:rsidRPr="00A017B4">
                              <w:rPr>
                                <w:sz w:val="16"/>
                                <w:szCs w:val="16"/>
                              </w:rPr>
                              <w:t>7</w:t>
                            </w:r>
                          </w:p>
                        </w:tc>
                        <w:tc>
                          <w:tcPr>
                            <w:tcW w:w="402" w:type="pct"/>
                          </w:tcPr>
                          <w:p w14:paraId="53FBBF3C" w14:textId="77777777" w:rsidR="00C134E8" w:rsidRPr="00A017B4" w:rsidRDefault="00C134E8" w:rsidP="00C134E8">
                            <w:pPr>
                              <w:jc w:val="center"/>
                              <w:rPr>
                                <w:color w:val="000000"/>
                                <w:sz w:val="16"/>
                                <w:szCs w:val="16"/>
                              </w:rPr>
                            </w:pPr>
                            <w:r w:rsidRPr="00A017B4">
                              <w:rPr>
                                <w:sz w:val="16"/>
                                <w:szCs w:val="16"/>
                              </w:rPr>
                              <w:t>497</w:t>
                            </w:r>
                          </w:p>
                        </w:tc>
                        <w:tc>
                          <w:tcPr>
                            <w:tcW w:w="280" w:type="pct"/>
                          </w:tcPr>
                          <w:p w14:paraId="7BE44173" w14:textId="77777777" w:rsidR="00C134E8" w:rsidRPr="00A017B4" w:rsidRDefault="00C134E8" w:rsidP="00C134E8">
                            <w:pPr>
                              <w:jc w:val="center"/>
                              <w:rPr>
                                <w:sz w:val="16"/>
                                <w:szCs w:val="16"/>
                              </w:rPr>
                            </w:pPr>
                            <w:r w:rsidRPr="00A017B4">
                              <w:rPr>
                                <w:sz w:val="16"/>
                                <w:szCs w:val="16"/>
                              </w:rPr>
                              <w:t>496</w:t>
                            </w:r>
                          </w:p>
                        </w:tc>
                        <w:tc>
                          <w:tcPr>
                            <w:tcW w:w="234" w:type="pct"/>
                          </w:tcPr>
                          <w:p w14:paraId="7EAFE51D" w14:textId="77777777" w:rsidR="00C134E8" w:rsidRPr="00A017B4" w:rsidRDefault="00C134E8" w:rsidP="00C134E8">
                            <w:pPr>
                              <w:jc w:val="center"/>
                              <w:rPr>
                                <w:sz w:val="16"/>
                                <w:szCs w:val="16"/>
                              </w:rPr>
                            </w:pPr>
                            <w:r w:rsidRPr="00A017B4">
                              <w:rPr>
                                <w:sz w:val="16"/>
                                <w:szCs w:val="16"/>
                              </w:rPr>
                              <w:t>1</w:t>
                            </w:r>
                          </w:p>
                        </w:tc>
                        <w:tc>
                          <w:tcPr>
                            <w:tcW w:w="225" w:type="pct"/>
                          </w:tcPr>
                          <w:p w14:paraId="3CF591FB" w14:textId="77777777" w:rsidR="00C134E8" w:rsidRPr="00A017B4" w:rsidRDefault="00C134E8" w:rsidP="00C134E8">
                            <w:pPr>
                              <w:jc w:val="center"/>
                              <w:rPr>
                                <w:color w:val="000000"/>
                                <w:sz w:val="16"/>
                                <w:szCs w:val="16"/>
                              </w:rPr>
                            </w:pPr>
                            <w:r w:rsidRPr="00A017B4">
                              <w:rPr>
                                <w:sz w:val="16"/>
                                <w:szCs w:val="16"/>
                              </w:rPr>
                              <w:t>6</w:t>
                            </w:r>
                          </w:p>
                        </w:tc>
                        <w:tc>
                          <w:tcPr>
                            <w:tcW w:w="528" w:type="pct"/>
                          </w:tcPr>
                          <w:p w14:paraId="33EE1B2F" w14:textId="46913463" w:rsidR="00C134E8" w:rsidRPr="00A017B4" w:rsidRDefault="00C134E8" w:rsidP="00C134E8">
                            <w:pPr>
                              <w:jc w:val="center"/>
                              <w:rPr>
                                <w:color w:val="000000"/>
                                <w:sz w:val="16"/>
                                <w:szCs w:val="16"/>
                              </w:rPr>
                            </w:pPr>
                            <w:r w:rsidRPr="00A017B4">
                              <w:rPr>
                                <w:sz w:val="16"/>
                                <w:szCs w:val="16"/>
                              </w:rPr>
                              <w:t>0.99±0.00</w:t>
                            </w:r>
                            <w:ins w:id="592" w:author="Md Rafi Islam" w:date="2026-08-12T12:41:00Z" w16du:dateUtc="2026-08-12T17:41:00Z">
                              <w:r w:rsidR="009E312F">
                                <w:rPr>
                                  <w:sz w:val="16"/>
                                  <w:szCs w:val="16"/>
                                </w:rPr>
                                <w:t>5</w:t>
                              </w:r>
                            </w:ins>
                            <w:del w:id="593" w:author="Md Rafi Islam" w:date="2026-08-12T12:41:00Z" w16du:dateUtc="2026-08-12T17:41:00Z">
                              <w:r w:rsidRPr="00A017B4" w:rsidDel="009E312F">
                                <w:rPr>
                                  <w:sz w:val="16"/>
                                  <w:szCs w:val="16"/>
                                </w:rPr>
                                <w:delText>4</w:delText>
                              </w:r>
                            </w:del>
                          </w:p>
                        </w:tc>
                        <w:tc>
                          <w:tcPr>
                            <w:tcW w:w="528" w:type="pct"/>
                          </w:tcPr>
                          <w:p w14:paraId="50959B1C" w14:textId="0AC59DE3" w:rsidR="00C134E8" w:rsidRPr="00A017B4" w:rsidRDefault="00C134E8" w:rsidP="00C134E8">
                            <w:pPr>
                              <w:jc w:val="center"/>
                              <w:rPr>
                                <w:color w:val="000000"/>
                                <w:sz w:val="16"/>
                                <w:szCs w:val="16"/>
                              </w:rPr>
                            </w:pPr>
                            <w:r w:rsidRPr="00A017B4">
                              <w:rPr>
                                <w:sz w:val="16"/>
                                <w:szCs w:val="16"/>
                              </w:rPr>
                              <w:t>0.98±0.02</w:t>
                            </w:r>
                            <w:ins w:id="594" w:author="Md Rafi Islam" w:date="2026-08-12T12:41:00Z" w16du:dateUtc="2026-08-12T17:41:00Z">
                              <w:r w:rsidR="009E312F">
                                <w:rPr>
                                  <w:sz w:val="16"/>
                                  <w:szCs w:val="16"/>
                                </w:rPr>
                                <w:t>4</w:t>
                              </w:r>
                            </w:ins>
                            <w:del w:id="595" w:author="Md Rafi Islam" w:date="2026-08-12T12:41:00Z" w16du:dateUtc="2026-08-12T17:41:00Z">
                              <w:r w:rsidRPr="00A017B4" w:rsidDel="009E312F">
                                <w:rPr>
                                  <w:sz w:val="16"/>
                                  <w:szCs w:val="16"/>
                                </w:rPr>
                                <w:delText>2</w:delText>
                              </w:r>
                            </w:del>
                          </w:p>
                        </w:tc>
                        <w:tc>
                          <w:tcPr>
                            <w:tcW w:w="574" w:type="pct"/>
                          </w:tcPr>
                          <w:p w14:paraId="166C747D" w14:textId="29942DBE" w:rsidR="00C134E8" w:rsidRPr="00A017B4" w:rsidRDefault="00C134E8" w:rsidP="00C134E8">
                            <w:pPr>
                              <w:jc w:val="center"/>
                              <w:rPr>
                                <w:color w:val="000000"/>
                                <w:sz w:val="16"/>
                                <w:szCs w:val="16"/>
                              </w:rPr>
                            </w:pPr>
                            <w:ins w:id="596" w:author="Md Rafi Islam" w:date="2026-08-12T11:34:00Z" w16du:dateUtc="2026-08-12T16:34:00Z">
                              <w:r w:rsidRPr="0064524D">
                                <w:rPr>
                                  <w:sz w:val="16"/>
                                  <w:szCs w:val="16"/>
                                </w:rPr>
                                <w:t>1.</w:t>
                              </w:r>
                              <w:r>
                                <w:rPr>
                                  <w:sz w:val="16"/>
                                  <w:szCs w:val="16"/>
                                </w:rPr>
                                <w:t>39</w:t>
                              </w:r>
                              <w:r w:rsidRPr="0064524D">
                                <w:rPr>
                                  <w:sz w:val="16"/>
                                  <w:szCs w:val="16"/>
                                </w:rPr>
                                <w:t>±2.</w:t>
                              </w:r>
                              <w:r>
                                <w:rPr>
                                  <w:sz w:val="16"/>
                                  <w:szCs w:val="16"/>
                                </w:rPr>
                                <w:t>29</w:t>
                              </w:r>
                            </w:ins>
                            <w:del w:id="597" w:author="Md Rafi Islam" w:date="2026-08-12T11:34:00Z" w16du:dateUtc="2026-08-12T16:34:00Z">
                              <w:r w:rsidRPr="00A017B4" w:rsidDel="00F8293A">
                                <w:rPr>
                                  <w:sz w:val="16"/>
                                  <w:szCs w:val="16"/>
                                </w:rPr>
                                <w:delText>1.25±2.11</w:delText>
                              </w:r>
                            </w:del>
                          </w:p>
                        </w:tc>
                        <w:tc>
                          <w:tcPr>
                            <w:tcW w:w="616" w:type="pct"/>
                          </w:tcPr>
                          <w:p w14:paraId="59BDA7CA" w14:textId="33C2CA73" w:rsidR="00C134E8" w:rsidRPr="00A017B4" w:rsidRDefault="00C134E8" w:rsidP="00C134E8">
                            <w:pPr>
                              <w:jc w:val="center"/>
                              <w:rPr>
                                <w:color w:val="000000"/>
                                <w:sz w:val="16"/>
                                <w:szCs w:val="16"/>
                              </w:rPr>
                            </w:pPr>
                            <w:ins w:id="598" w:author="Md Rafi Islam" w:date="2026-08-12T11:34:00Z" w16du:dateUtc="2026-08-12T16:34:00Z">
                              <w:r>
                                <w:rPr>
                                  <w:sz w:val="16"/>
                                  <w:szCs w:val="16"/>
                                </w:rPr>
                                <w:t>3.98</w:t>
                              </w:r>
                              <w:r w:rsidRPr="0064524D">
                                <w:rPr>
                                  <w:sz w:val="16"/>
                                  <w:szCs w:val="16"/>
                                </w:rPr>
                                <w:t>±1.1</w:t>
                              </w:r>
                              <w:r>
                                <w:rPr>
                                  <w:sz w:val="16"/>
                                  <w:szCs w:val="16"/>
                                </w:rPr>
                                <w:t>8</w:t>
                              </w:r>
                            </w:ins>
                            <w:del w:id="599" w:author="Md Rafi Islam" w:date="2026-08-12T11:34:00Z" w16du:dateUtc="2026-08-12T16:34:00Z">
                              <w:r w:rsidRPr="00A017B4" w:rsidDel="00F8293A">
                                <w:rPr>
                                  <w:sz w:val="16"/>
                                  <w:szCs w:val="16"/>
                                </w:rPr>
                                <w:delText>3.88±1.10</w:delText>
                              </w:r>
                            </w:del>
                          </w:p>
                        </w:tc>
                      </w:tr>
                      <w:tr w:rsidR="00C134E8" w:rsidRPr="00A017B4" w14:paraId="13F850FA" w14:textId="77777777" w:rsidTr="00C134E8">
                        <w:trPr>
                          <w:trHeight w:val="204"/>
                        </w:trPr>
                        <w:tc>
                          <w:tcPr>
                            <w:tcW w:w="236" w:type="pct"/>
                          </w:tcPr>
                          <w:p w14:paraId="7638DF99" w14:textId="77777777" w:rsidR="00C134E8" w:rsidRPr="00A017B4" w:rsidRDefault="00C134E8" w:rsidP="00C134E8">
                            <w:pPr>
                              <w:pStyle w:val="ListParagraph"/>
                              <w:numPr>
                                <w:ilvl w:val="0"/>
                                <w:numId w:val="17"/>
                              </w:numPr>
                              <w:ind w:left="144" w:firstLine="0"/>
                              <w:rPr>
                                <w:sz w:val="16"/>
                                <w:szCs w:val="16"/>
                              </w:rPr>
                            </w:pPr>
                          </w:p>
                        </w:tc>
                        <w:tc>
                          <w:tcPr>
                            <w:tcW w:w="679" w:type="pct"/>
                          </w:tcPr>
                          <w:p w14:paraId="7EE6DA9A" w14:textId="77777777" w:rsidR="00C134E8" w:rsidRPr="00A017B4" w:rsidRDefault="00C134E8" w:rsidP="00C134E8">
                            <w:pPr>
                              <w:jc w:val="center"/>
                              <w:rPr>
                                <w:color w:val="000000"/>
                                <w:sz w:val="16"/>
                                <w:szCs w:val="16"/>
                              </w:rPr>
                            </w:pPr>
                            <w:r w:rsidRPr="00A017B4">
                              <w:rPr>
                                <w:sz w:val="16"/>
                                <w:szCs w:val="16"/>
                              </w:rPr>
                              <w:t>Tyson Heavyweight*</w:t>
                            </w:r>
                          </w:p>
                        </w:tc>
                        <w:tc>
                          <w:tcPr>
                            <w:tcW w:w="294" w:type="pct"/>
                          </w:tcPr>
                          <w:p w14:paraId="795D470B" w14:textId="77777777" w:rsidR="00C134E8" w:rsidRPr="00A017B4" w:rsidRDefault="00C134E8" w:rsidP="00C134E8">
                            <w:pPr>
                              <w:jc w:val="center"/>
                              <w:rPr>
                                <w:color w:val="000000"/>
                                <w:sz w:val="16"/>
                                <w:szCs w:val="16"/>
                              </w:rPr>
                            </w:pPr>
                            <w:r w:rsidRPr="00A017B4">
                              <w:rPr>
                                <w:sz w:val="16"/>
                                <w:szCs w:val="16"/>
                              </w:rPr>
                              <w:t>600</w:t>
                            </w:r>
                          </w:p>
                        </w:tc>
                        <w:tc>
                          <w:tcPr>
                            <w:tcW w:w="404" w:type="pct"/>
                          </w:tcPr>
                          <w:p w14:paraId="0A7B7001" w14:textId="77777777" w:rsidR="00C134E8" w:rsidRPr="00A017B4" w:rsidRDefault="00C134E8" w:rsidP="00C134E8">
                            <w:pPr>
                              <w:jc w:val="center"/>
                              <w:rPr>
                                <w:color w:val="000000"/>
                                <w:sz w:val="16"/>
                                <w:szCs w:val="16"/>
                              </w:rPr>
                            </w:pPr>
                            <w:r w:rsidRPr="00A017B4">
                              <w:rPr>
                                <w:sz w:val="16"/>
                                <w:szCs w:val="16"/>
                              </w:rPr>
                              <w:t>15</w:t>
                            </w:r>
                          </w:p>
                        </w:tc>
                        <w:tc>
                          <w:tcPr>
                            <w:tcW w:w="402" w:type="pct"/>
                          </w:tcPr>
                          <w:p w14:paraId="3C848558" w14:textId="77777777" w:rsidR="00C134E8" w:rsidRPr="00A017B4" w:rsidRDefault="00C134E8" w:rsidP="00C134E8">
                            <w:pPr>
                              <w:jc w:val="center"/>
                              <w:rPr>
                                <w:color w:val="000000"/>
                                <w:sz w:val="16"/>
                                <w:szCs w:val="16"/>
                              </w:rPr>
                            </w:pPr>
                            <w:r w:rsidRPr="00A017B4">
                              <w:rPr>
                                <w:sz w:val="16"/>
                                <w:szCs w:val="16"/>
                              </w:rPr>
                              <w:t>601</w:t>
                            </w:r>
                          </w:p>
                        </w:tc>
                        <w:tc>
                          <w:tcPr>
                            <w:tcW w:w="280" w:type="pct"/>
                          </w:tcPr>
                          <w:p w14:paraId="42FC5689" w14:textId="77777777" w:rsidR="00C134E8" w:rsidRPr="00A017B4" w:rsidRDefault="00C134E8" w:rsidP="00C134E8">
                            <w:pPr>
                              <w:jc w:val="center"/>
                              <w:rPr>
                                <w:sz w:val="16"/>
                                <w:szCs w:val="16"/>
                              </w:rPr>
                            </w:pPr>
                            <w:r w:rsidRPr="00A017B4">
                              <w:rPr>
                                <w:sz w:val="16"/>
                                <w:szCs w:val="16"/>
                              </w:rPr>
                              <w:t>597</w:t>
                            </w:r>
                          </w:p>
                        </w:tc>
                        <w:tc>
                          <w:tcPr>
                            <w:tcW w:w="234" w:type="pct"/>
                          </w:tcPr>
                          <w:p w14:paraId="6590B03E" w14:textId="77777777" w:rsidR="00C134E8" w:rsidRPr="00A017B4" w:rsidRDefault="00C134E8" w:rsidP="00C134E8">
                            <w:pPr>
                              <w:jc w:val="center"/>
                              <w:rPr>
                                <w:sz w:val="16"/>
                                <w:szCs w:val="16"/>
                              </w:rPr>
                            </w:pPr>
                            <w:r w:rsidRPr="00A017B4">
                              <w:rPr>
                                <w:sz w:val="16"/>
                                <w:szCs w:val="16"/>
                              </w:rPr>
                              <w:t>4</w:t>
                            </w:r>
                          </w:p>
                        </w:tc>
                        <w:tc>
                          <w:tcPr>
                            <w:tcW w:w="225" w:type="pct"/>
                          </w:tcPr>
                          <w:p w14:paraId="7AC618A1" w14:textId="77777777" w:rsidR="00C134E8" w:rsidRPr="00A017B4" w:rsidRDefault="00C134E8" w:rsidP="00C134E8">
                            <w:pPr>
                              <w:jc w:val="center"/>
                              <w:rPr>
                                <w:color w:val="000000"/>
                                <w:sz w:val="16"/>
                                <w:szCs w:val="16"/>
                              </w:rPr>
                            </w:pPr>
                            <w:r w:rsidRPr="00A017B4">
                              <w:rPr>
                                <w:sz w:val="16"/>
                                <w:szCs w:val="16"/>
                              </w:rPr>
                              <w:t>3</w:t>
                            </w:r>
                          </w:p>
                        </w:tc>
                        <w:tc>
                          <w:tcPr>
                            <w:tcW w:w="528" w:type="pct"/>
                          </w:tcPr>
                          <w:p w14:paraId="1CABDE17" w14:textId="77777777" w:rsidR="00C134E8" w:rsidRPr="00A017B4" w:rsidRDefault="00C134E8" w:rsidP="00C134E8">
                            <w:pPr>
                              <w:jc w:val="center"/>
                              <w:rPr>
                                <w:color w:val="000000"/>
                                <w:sz w:val="16"/>
                                <w:szCs w:val="16"/>
                              </w:rPr>
                            </w:pPr>
                            <w:r w:rsidRPr="00A017B4">
                              <w:rPr>
                                <w:sz w:val="16"/>
                                <w:szCs w:val="16"/>
                              </w:rPr>
                              <w:t>0.99±0.006</w:t>
                            </w:r>
                          </w:p>
                        </w:tc>
                        <w:tc>
                          <w:tcPr>
                            <w:tcW w:w="528" w:type="pct"/>
                          </w:tcPr>
                          <w:p w14:paraId="0873C6BD" w14:textId="77777777" w:rsidR="00C134E8" w:rsidRPr="00A017B4" w:rsidRDefault="00C134E8" w:rsidP="00C134E8">
                            <w:pPr>
                              <w:jc w:val="center"/>
                              <w:rPr>
                                <w:color w:val="000000"/>
                                <w:sz w:val="16"/>
                                <w:szCs w:val="16"/>
                              </w:rPr>
                            </w:pPr>
                            <w:r w:rsidRPr="00A017B4">
                              <w:rPr>
                                <w:sz w:val="16"/>
                                <w:szCs w:val="16"/>
                              </w:rPr>
                              <w:t>0.99±0.006</w:t>
                            </w:r>
                          </w:p>
                        </w:tc>
                        <w:tc>
                          <w:tcPr>
                            <w:tcW w:w="574" w:type="pct"/>
                          </w:tcPr>
                          <w:p w14:paraId="5C9C04D8" w14:textId="11D321A6" w:rsidR="00C134E8" w:rsidRPr="00A017B4" w:rsidRDefault="00C134E8" w:rsidP="00C134E8">
                            <w:pPr>
                              <w:jc w:val="center"/>
                              <w:rPr>
                                <w:color w:val="000000"/>
                                <w:sz w:val="16"/>
                                <w:szCs w:val="16"/>
                              </w:rPr>
                            </w:pPr>
                            <w:ins w:id="600" w:author="Md Rafi Islam" w:date="2026-08-12T11:34:00Z" w16du:dateUtc="2026-08-12T16:34:00Z">
                              <w:r w:rsidRPr="0064524D">
                                <w:rPr>
                                  <w:sz w:val="16"/>
                                  <w:szCs w:val="16"/>
                                </w:rPr>
                                <w:t>1.17±0.71</w:t>
                              </w:r>
                            </w:ins>
                            <w:del w:id="601" w:author="Md Rafi Islam" w:date="2026-08-12T11:34:00Z" w16du:dateUtc="2026-08-12T16:34:00Z">
                              <w:r w:rsidRPr="00A017B4" w:rsidDel="00F8293A">
                                <w:rPr>
                                  <w:sz w:val="16"/>
                                  <w:szCs w:val="16"/>
                                </w:rPr>
                                <w:delText>1.17±0.71</w:delText>
                              </w:r>
                            </w:del>
                          </w:p>
                        </w:tc>
                        <w:tc>
                          <w:tcPr>
                            <w:tcW w:w="616" w:type="pct"/>
                          </w:tcPr>
                          <w:p w14:paraId="6872B78B" w14:textId="07F623A5" w:rsidR="00C134E8" w:rsidRPr="00A017B4" w:rsidRDefault="00C134E8" w:rsidP="00C134E8">
                            <w:pPr>
                              <w:jc w:val="center"/>
                              <w:rPr>
                                <w:color w:val="000000"/>
                                <w:sz w:val="16"/>
                                <w:szCs w:val="16"/>
                              </w:rPr>
                            </w:pPr>
                            <w:ins w:id="602" w:author="Md Rafi Islam" w:date="2026-08-12T11:34:00Z" w16du:dateUtc="2026-08-12T16:34:00Z">
                              <w:r>
                                <w:rPr>
                                  <w:sz w:val="16"/>
                                  <w:szCs w:val="16"/>
                                </w:rPr>
                                <w:t>8.41</w:t>
                              </w:r>
                              <w:r w:rsidRPr="0064524D">
                                <w:rPr>
                                  <w:sz w:val="16"/>
                                  <w:szCs w:val="16"/>
                                </w:rPr>
                                <w:t>±0.93</w:t>
                              </w:r>
                            </w:ins>
                            <w:del w:id="603" w:author="Md Rafi Islam" w:date="2026-08-12T11:34:00Z" w16du:dateUtc="2026-08-12T16:34:00Z">
                              <w:r w:rsidRPr="00A017B4" w:rsidDel="00F8293A">
                                <w:rPr>
                                  <w:sz w:val="16"/>
                                  <w:szCs w:val="16"/>
                                </w:rPr>
                                <w:delText>8.41±0.93</w:delText>
                              </w:r>
                            </w:del>
                          </w:p>
                        </w:tc>
                      </w:tr>
                      <w:tr w:rsidR="00C134E8" w:rsidRPr="00A017B4" w14:paraId="3696D888" w14:textId="77777777" w:rsidTr="00C134E8">
                        <w:trPr>
                          <w:trHeight w:val="204"/>
                        </w:trPr>
                        <w:tc>
                          <w:tcPr>
                            <w:tcW w:w="236" w:type="pct"/>
                          </w:tcPr>
                          <w:p w14:paraId="38473580" w14:textId="77777777" w:rsidR="00C134E8" w:rsidRPr="00A017B4" w:rsidRDefault="00C134E8" w:rsidP="00C134E8">
                            <w:pPr>
                              <w:pStyle w:val="ListParagraph"/>
                              <w:numPr>
                                <w:ilvl w:val="0"/>
                                <w:numId w:val="17"/>
                              </w:numPr>
                              <w:ind w:left="144" w:firstLine="0"/>
                              <w:rPr>
                                <w:sz w:val="16"/>
                                <w:szCs w:val="16"/>
                              </w:rPr>
                            </w:pPr>
                          </w:p>
                        </w:tc>
                        <w:tc>
                          <w:tcPr>
                            <w:tcW w:w="679" w:type="pct"/>
                          </w:tcPr>
                          <w:p w14:paraId="1EDC4F8F" w14:textId="77777777" w:rsidR="00C134E8" w:rsidRPr="00A017B4" w:rsidRDefault="00C134E8" w:rsidP="00C134E8">
                            <w:pPr>
                              <w:jc w:val="center"/>
                              <w:rPr>
                                <w:color w:val="000000"/>
                                <w:sz w:val="16"/>
                                <w:szCs w:val="16"/>
                              </w:rPr>
                            </w:pPr>
                            <w:r w:rsidRPr="00A017B4">
                              <w:rPr>
                                <w:sz w:val="16"/>
                                <w:szCs w:val="16"/>
                              </w:rPr>
                              <w:t>Viho TRX 50k*</w:t>
                            </w:r>
                          </w:p>
                        </w:tc>
                        <w:tc>
                          <w:tcPr>
                            <w:tcW w:w="294" w:type="pct"/>
                          </w:tcPr>
                          <w:p w14:paraId="04E4F58C" w14:textId="77777777" w:rsidR="00C134E8" w:rsidRPr="00A017B4" w:rsidRDefault="00C134E8" w:rsidP="00C134E8">
                            <w:pPr>
                              <w:jc w:val="center"/>
                              <w:rPr>
                                <w:color w:val="000000"/>
                                <w:sz w:val="16"/>
                                <w:szCs w:val="16"/>
                              </w:rPr>
                            </w:pPr>
                            <w:r w:rsidRPr="00A017B4">
                              <w:rPr>
                                <w:sz w:val="16"/>
                                <w:szCs w:val="16"/>
                              </w:rPr>
                              <w:t>826</w:t>
                            </w:r>
                          </w:p>
                        </w:tc>
                        <w:tc>
                          <w:tcPr>
                            <w:tcW w:w="404" w:type="pct"/>
                          </w:tcPr>
                          <w:p w14:paraId="5EACB21B" w14:textId="77777777" w:rsidR="00C134E8" w:rsidRPr="00A017B4" w:rsidRDefault="00C134E8" w:rsidP="00C134E8">
                            <w:pPr>
                              <w:jc w:val="center"/>
                              <w:rPr>
                                <w:color w:val="000000"/>
                                <w:sz w:val="16"/>
                                <w:szCs w:val="16"/>
                              </w:rPr>
                            </w:pPr>
                            <w:r w:rsidRPr="00A017B4">
                              <w:rPr>
                                <w:sz w:val="16"/>
                                <w:szCs w:val="16"/>
                              </w:rPr>
                              <w:t>8</w:t>
                            </w:r>
                          </w:p>
                        </w:tc>
                        <w:tc>
                          <w:tcPr>
                            <w:tcW w:w="402" w:type="pct"/>
                          </w:tcPr>
                          <w:p w14:paraId="2239A322" w14:textId="77777777" w:rsidR="00C134E8" w:rsidRPr="00A017B4" w:rsidRDefault="00C134E8" w:rsidP="00C134E8">
                            <w:pPr>
                              <w:jc w:val="center"/>
                              <w:rPr>
                                <w:color w:val="000000"/>
                                <w:sz w:val="16"/>
                                <w:szCs w:val="16"/>
                              </w:rPr>
                            </w:pPr>
                            <w:r w:rsidRPr="00A017B4">
                              <w:rPr>
                                <w:sz w:val="16"/>
                                <w:szCs w:val="16"/>
                              </w:rPr>
                              <w:t>818</w:t>
                            </w:r>
                          </w:p>
                        </w:tc>
                        <w:tc>
                          <w:tcPr>
                            <w:tcW w:w="280" w:type="pct"/>
                          </w:tcPr>
                          <w:p w14:paraId="1834035B" w14:textId="77777777" w:rsidR="00C134E8" w:rsidRPr="00A017B4" w:rsidRDefault="00C134E8" w:rsidP="00C134E8">
                            <w:pPr>
                              <w:jc w:val="center"/>
                              <w:rPr>
                                <w:sz w:val="16"/>
                                <w:szCs w:val="16"/>
                              </w:rPr>
                            </w:pPr>
                            <w:r w:rsidRPr="00A017B4">
                              <w:rPr>
                                <w:sz w:val="16"/>
                                <w:szCs w:val="16"/>
                              </w:rPr>
                              <w:t>818</w:t>
                            </w:r>
                          </w:p>
                        </w:tc>
                        <w:tc>
                          <w:tcPr>
                            <w:tcW w:w="234" w:type="pct"/>
                          </w:tcPr>
                          <w:p w14:paraId="1E716FC9" w14:textId="77777777" w:rsidR="00C134E8" w:rsidRPr="00A017B4" w:rsidRDefault="00C134E8" w:rsidP="00C134E8">
                            <w:pPr>
                              <w:jc w:val="center"/>
                              <w:rPr>
                                <w:sz w:val="16"/>
                                <w:szCs w:val="16"/>
                              </w:rPr>
                            </w:pPr>
                            <w:r w:rsidRPr="00A017B4">
                              <w:rPr>
                                <w:sz w:val="16"/>
                                <w:szCs w:val="16"/>
                              </w:rPr>
                              <w:t>0</w:t>
                            </w:r>
                          </w:p>
                        </w:tc>
                        <w:tc>
                          <w:tcPr>
                            <w:tcW w:w="225" w:type="pct"/>
                          </w:tcPr>
                          <w:p w14:paraId="00DA2E91" w14:textId="77777777" w:rsidR="00C134E8" w:rsidRPr="00A017B4" w:rsidRDefault="00C134E8" w:rsidP="00C134E8">
                            <w:pPr>
                              <w:jc w:val="center"/>
                              <w:rPr>
                                <w:color w:val="000000"/>
                                <w:sz w:val="16"/>
                                <w:szCs w:val="16"/>
                              </w:rPr>
                            </w:pPr>
                            <w:r w:rsidRPr="00A017B4">
                              <w:rPr>
                                <w:sz w:val="16"/>
                                <w:szCs w:val="16"/>
                              </w:rPr>
                              <w:t>8</w:t>
                            </w:r>
                          </w:p>
                        </w:tc>
                        <w:tc>
                          <w:tcPr>
                            <w:tcW w:w="528" w:type="pct"/>
                          </w:tcPr>
                          <w:p w14:paraId="4D391B29" w14:textId="77777777" w:rsidR="00C134E8" w:rsidRPr="00A017B4" w:rsidRDefault="00C134E8" w:rsidP="00C134E8">
                            <w:pPr>
                              <w:jc w:val="center"/>
                              <w:rPr>
                                <w:color w:val="000000"/>
                                <w:sz w:val="16"/>
                                <w:szCs w:val="16"/>
                              </w:rPr>
                            </w:pPr>
                            <w:r w:rsidRPr="00A017B4">
                              <w:rPr>
                                <w:sz w:val="16"/>
                                <w:szCs w:val="16"/>
                              </w:rPr>
                              <w:t>1±0.00</w:t>
                            </w:r>
                          </w:p>
                        </w:tc>
                        <w:tc>
                          <w:tcPr>
                            <w:tcW w:w="528" w:type="pct"/>
                          </w:tcPr>
                          <w:p w14:paraId="22D3CD5D" w14:textId="77777777" w:rsidR="00C134E8" w:rsidRPr="00A017B4" w:rsidRDefault="00C134E8" w:rsidP="00C134E8">
                            <w:pPr>
                              <w:jc w:val="center"/>
                              <w:rPr>
                                <w:color w:val="000000"/>
                                <w:sz w:val="16"/>
                                <w:szCs w:val="16"/>
                              </w:rPr>
                            </w:pPr>
                            <w:r w:rsidRPr="00A017B4">
                              <w:rPr>
                                <w:sz w:val="16"/>
                                <w:szCs w:val="16"/>
                              </w:rPr>
                              <w:t>0.99±0.016</w:t>
                            </w:r>
                          </w:p>
                        </w:tc>
                        <w:tc>
                          <w:tcPr>
                            <w:tcW w:w="574" w:type="pct"/>
                          </w:tcPr>
                          <w:p w14:paraId="327A2315" w14:textId="196980A7" w:rsidR="00C134E8" w:rsidRPr="00A017B4" w:rsidRDefault="00C134E8" w:rsidP="00C134E8">
                            <w:pPr>
                              <w:jc w:val="center"/>
                              <w:rPr>
                                <w:color w:val="000000"/>
                                <w:sz w:val="16"/>
                                <w:szCs w:val="16"/>
                              </w:rPr>
                            </w:pPr>
                            <w:ins w:id="604" w:author="Md Rafi Islam" w:date="2026-08-12T11:34:00Z" w16du:dateUtc="2026-08-12T16:34:00Z">
                              <w:r w:rsidRPr="0064524D">
                                <w:rPr>
                                  <w:sz w:val="16"/>
                                  <w:szCs w:val="16"/>
                                </w:rPr>
                                <w:t>0.9</w:t>
                              </w:r>
                              <w:r>
                                <w:rPr>
                                  <w:sz w:val="16"/>
                                  <w:szCs w:val="16"/>
                                </w:rPr>
                                <w:t>7</w:t>
                              </w:r>
                              <w:r w:rsidRPr="0064524D">
                                <w:rPr>
                                  <w:sz w:val="16"/>
                                  <w:szCs w:val="16"/>
                                </w:rPr>
                                <w:t>±1.</w:t>
                              </w:r>
                              <w:r>
                                <w:rPr>
                                  <w:sz w:val="16"/>
                                  <w:szCs w:val="16"/>
                                </w:rPr>
                                <w:t>41</w:t>
                              </w:r>
                            </w:ins>
                            <w:del w:id="605" w:author="Md Rafi Islam" w:date="2026-08-12T11:34:00Z" w16du:dateUtc="2026-08-12T16:34:00Z">
                              <w:r w:rsidRPr="00A017B4" w:rsidDel="00F8293A">
                                <w:rPr>
                                  <w:sz w:val="16"/>
                                  <w:szCs w:val="16"/>
                                </w:rPr>
                                <w:delText>0.91±1.61</w:delText>
                              </w:r>
                            </w:del>
                          </w:p>
                        </w:tc>
                        <w:tc>
                          <w:tcPr>
                            <w:tcW w:w="616" w:type="pct"/>
                          </w:tcPr>
                          <w:p w14:paraId="12A09C3F" w14:textId="68E0AD4D" w:rsidR="00C134E8" w:rsidRPr="00A017B4" w:rsidRDefault="00C134E8" w:rsidP="00C134E8">
                            <w:pPr>
                              <w:jc w:val="center"/>
                              <w:rPr>
                                <w:color w:val="000000"/>
                                <w:sz w:val="16"/>
                                <w:szCs w:val="16"/>
                              </w:rPr>
                            </w:pPr>
                            <w:ins w:id="606" w:author="Md Rafi Islam" w:date="2026-08-12T11:34:00Z" w16du:dateUtc="2026-08-12T16:34:00Z">
                              <w:r>
                                <w:rPr>
                                  <w:sz w:val="16"/>
                                  <w:szCs w:val="16"/>
                                </w:rPr>
                                <w:t>6.38</w:t>
                              </w:r>
                              <w:r w:rsidRPr="0064524D">
                                <w:rPr>
                                  <w:sz w:val="16"/>
                                  <w:szCs w:val="16"/>
                                </w:rPr>
                                <w:t>±1.</w:t>
                              </w:r>
                              <w:r>
                                <w:rPr>
                                  <w:sz w:val="16"/>
                                  <w:szCs w:val="16"/>
                                </w:rPr>
                                <w:t>48</w:t>
                              </w:r>
                            </w:ins>
                            <w:del w:id="607" w:author="Md Rafi Islam" w:date="2026-08-12T11:34:00Z" w16du:dateUtc="2026-08-12T16:34:00Z">
                              <w:r w:rsidRPr="00A017B4" w:rsidDel="00F8293A">
                                <w:rPr>
                                  <w:sz w:val="16"/>
                                  <w:szCs w:val="16"/>
                                </w:rPr>
                                <w:delText>6.41±1.75</w:delText>
                              </w:r>
                            </w:del>
                          </w:p>
                        </w:tc>
                      </w:tr>
                    </w:tbl>
                    <w:p w14:paraId="53FDA35C" w14:textId="77777777" w:rsidR="00F739FA" w:rsidRPr="00A017B4" w:rsidRDefault="00F739FA" w:rsidP="00F739FA"/>
                    <w:p w14:paraId="4470E4FA" w14:textId="77777777" w:rsidR="00F739FA" w:rsidRPr="00A017B4" w:rsidRDefault="00F739FA" w:rsidP="00F739FA">
                      <w:pPr>
                        <w:rPr>
                          <w:sz w:val="16"/>
                          <w:szCs w:val="16"/>
                        </w:rPr>
                      </w:pPr>
                      <w:r w:rsidRPr="00A017B4">
                        <w:rPr>
                          <w:sz w:val="16"/>
                          <w:szCs w:val="16"/>
                        </w:rPr>
                        <w:t xml:space="preserve">Here, </w:t>
                      </w:r>
                      <w:r w:rsidRPr="00A017B4">
                        <w:rPr>
                          <w:i/>
                          <w:iCs/>
                          <w:sz w:val="16"/>
                          <w:szCs w:val="16"/>
                        </w:rPr>
                        <w:t>TP</w:t>
                      </w:r>
                      <w:r w:rsidRPr="00A017B4">
                        <w:rPr>
                          <w:sz w:val="16"/>
                          <w:szCs w:val="16"/>
                        </w:rPr>
                        <w:t xml:space="preserve"> is true positive, </w:t>
                      </w:r>
                      <w:r w:rsidRPr="00A017B4">
                        <w:rPr>
                          <w:i/>
                          <w:iCs/>
                          <w:sz w:val="16"/>
                          <w:szCs w:val="16"/>
                        </w:rPr>
                        <w:t>FP</w:t>
                      </w:r>
                      <w:r w:rsidRPr="00A017B4">
                        <w:rPr>
                          <w:sz w:val="16"/>
                          <w:szCs w:val="16"/>
                        </w:rPr>
                        <w:t xml:space="preserve"> is false positive, </w:t>
                      </w:r>
                      <w:r w:rsidRPr="00A017B4">
                        <w:rPr>
                          <w:i/>
                          <w:iCs/>
                          <w:sz w:val="16"/>
                          <w:szCs w:val="16"/>
                        </w:rPr>
                        <w:t>FN</w:t>
                      </w:r>
                      <w:r w:rsidRPr="00A017B4">
                        <w:rPr>
                          <w:sz w:val="16"/>
                          <w:szCs w:val="16"/>
                        </w:rPr>
                        <w:t xml:space="preserve"> is false negative, </w:t>
                      </w:r>
                      <w:r w:rsidRPr="00A017B4">
                        <w:rPr>
                          <w:i/>
                          <w:iCs/>
                          <w:sz w:val="16"/>
                          <w:szCs w:val="16"/>
                        </w:rPr>
                        <w:t>CI</w:t>
                      </w:r>
                      <w:r w:rsidRPr="00A017B4">
                        <w:rPr>
                          <w:sz w:val="16"/>
                          <w:szCs w:val="16"/>
                        </w:rPr>
                        <w:t xml:space="preserve"> is confidence interval, RE is relative error and </w:t>
                      </w:r>
                      <w:r w:rsidRPr="00A017B4">
                        <w:rPr>
                          <w:i/>
                          <w:iCs/>
                          <w:sz w:val="16"/>
                          <w:szCs w:val="16"/>
                        </w:rPr>
                        <w:t>MAE</w:t>
                      </w:r>
                      <w:r w:rsidRPr="00A017B4">
                        <w:rPr>
                          <w:sz w:val="16"/>
                          <w:szCs w:val="16"/>
                        </w:rPr>
                        <w:t xml:space="preserve"> is mean absolute error</w:t>
                      </w:r>
                    </w:p>
                    <w:p w14:paraId="3A0D1B85" w14:textId="77777777" w:rsidR="00F739FA" w:rsidRPr="00A017B4" w:rsidRDefault="00F739FA" w:rsidP="00F739FA">
                      <w:pPr>
                        <w:rPr>
                          <w:sz w:val="16"/>
                          <w:szCs w:val="16"/>
                        </w:rPr>
                      </w:pPr>
                      <w:r w:rsidRPr="00A017B4">
                        <w:rPr>
                          <w:sz w:val="16"/>
                          <w:szCs w:val="16"/>
                        </w:rPr>
                        <w:t>*Thermistor required for accurate puff count</w:t>
                      </w:r>
                    </w:p>
                    <w:p w14:paraId="23E588D9" w14:textId="4A7BBB89" w:rsidR="00F739FA" w:rsidRPr="00A017B4" w:rsidRDefault="00A017B4" w:rsidP="00F739FA">
                      <w:pPr>
                        <w:rPr>
                          <w:sz w:val="16"/>
                          <w:szCs w:val="16"/>
                        </w:rPr>
                      </w:pPr>
                      <w:ins w:id="608" w:author="Edward Sazonov" w:date="2026-08-04T15:42:00Z" w16du:dateUtc="2026-08-04T20:42:00Z">
                        <w:r w:rsidRPr="00A017B4">
                          <w:rPr>
                            <w:sz w:val="18"/>
                            <w:szCs w:val="18"/>
                            <w:vertAlign w:val="superscript"/>
                          </w:rPr>
                          <w:t>a</w:t>
                        </w:r>
                      </w:ins>
                      <w:r w:rsidR="00F739FA" w:rsidRPr="00A017B4">
                        <w:rPr>
                          <w:sz w:val="16"/>
                          <w:szCs w:val="16"/>
                        </w:rPr>
                        <w:t>ENDS depleted within a single session lacked sufficient replicates; thus, confidence intervals could not be computed</w:t>
                      </w:r>
                    </w:p>
                    <w:p w14:paraId="37BFA3E8" w14:textId="78E2B4FA" w:rsidR="00F739FA" w:rsidRPr="00A017B4" w:rsidRDefault="00A017B4" w:rsidP="00F739FA">
                      <w:pPr>
                        <w:rPr>
                          <w:sz w:val="16"/>
                          <w:szCs w:val="16"/>
                        </w:rPr>
                      </w:pPr>
                      <w:ins w:id="609" w:author="Edward Sazonov" w:date="2026-08-04T15:43:00Z" w16du:dateUtc="2026-08-04T20:43:00Z">
                        <w:r w:rsidRPr="00A017B4">
                          <w:rPr>
                            <w:sz w:val="18"/>
                            <w:szCs w:val="18"/>
                            <w:vertAlign w:val="superscript"/>
                          </w:rPr>
                          <w:t>b</w:t>
                        </w:r>
                      </w:ins>
                      <w:r w:rsidR="00F739FA" w:rsidRPr="00A017B4">
                        <w:rPr>
                          <w:sz w:val="16"/>
                          <w:szCs w:val="16"/>
                        </w:rPr>
                        <w:t xml:space="preserve">Refillable vape. </w:t>
                      </w:r>
                    </w:p>
                    <w:p w14:paraId="4DFFC22A" w14:textId="35B46779" w:rsidR="00F739FA" w:rsidRPr="006E5E18" w:rsidRDefault="00A017B4" w:rsidP="00F739FA">
                      <w:pPr>
                        <w:rPr>
                          <w:ins w:id="610" w:author="Edward Sazonov" w:date="2026-08-04T15:43:00Z" w16du:dateUtc="2026-08-04T20:43:00Z"/>
                          <w:sz w:val="18"/>
                          <w:szCs w:val="18"/>
                        </w:rPr>
                      </w:pPr>
                      <w:ins w:id="611" w:author="Edward Sazonov" w:date="2026-08-04T15:43:00Z" w16du:dateUtc="2026-08-04T20:43:00Z">
                        <w:r w:rsidRPr="00A017B4">
                          <w:rPr>
                            <w:sz w:val="18"/>
                            <w:szCs w:val="18"/>
                            <w:vertAlign w:val="superscript"/>
                          </w:rPr>
                          <w:t>c</w:t>
                        </w:r>
                      </w:ins>
                      <w:r w:rsidR="00F739FA" w:rsidRPr="00A017B4">
                        <w:rPr>
                          <w:sz w:val="18"/>
                          <w:szCs w:val="18"/>
                        </w:rPr>
                        <w:t>Non-rechargeable vape</w:t>
                      </w:r>
                    </w:p>
                    <w:p w14:paraId="322E50FC" w14:textId="55F5ED26" w:rsidR="00A017B4" w:rsidRPr="00A017B4" w:rsidRDefault="00A017B4" w:rsidP="00F739FA">
                      <w:pPr>
                        <w:rPr>
                          <w:ins w:id="612" w:author="Edward Sazonov" w:date="2026-08-04T15:41:00Z" w16du:dateUtc="2026-08-04T20:41:00Z"/>
                          <w:sz w:val="18"/>
                          <w:szCs w:val="18"/>
                        </w:rPr>
                      </w:pPr>
                      <w:ins w:id="613" w:author="Edward Sazonov" w:date="2026-08-04T15:44:00Z" w16du:dateUtc="2026-08-04T20:44:00Z">
                        <w:r w:rsidRPr="006E5E18">
                          <w:rPr>
                            <w:sz w:val="18"/>
                            <w:szCs w:val="18"/>
                            <w:vertAlign w:val="superscript"/>
                          </w:rPr>
                          <w:t>d</w:t>
                        </w:r>
                      </w:ins>
                      <w:ins w:id="614" w:author="Edward Sazonov" w:date="2026-08-04T15:43:00Z" w16du:dateUtc="2026-08-04T20:43:00Z">
                        <w:r w:rsidRPr="006E5E18">
                          <w:rPr>
                            <w:sz w:val="18"/>
                            <w:szCs w:val="18"/>
                          </w:rPr>
                          <w:t xml:space="preserve">Manually </w:t>
                        </w:r>
                      </w:ins>
                      <w:ins w:id="615" w:author="Edward Sazonov" w:date="2026-08-04T15:44:00Z" w16du:dateUtc="2026-08-04T20:44:00Z">
                        <w:r w:rsidRPr="006E5E18">
                          <w:rPr>
                            <w:sz w:val="18"/>
                            <w:szCs w:val="18"/>
                          </w:rPr>
                          <w:t xml:space="preserve">(button) </w:t>
                        </w:r>
                      </w:ins>
                      <w:ins w:id="616" w:author="Edward Sazonov" w:date="2026-08-04T15:43:00Z" w16du:dateUtc="2026-08-04T20:43:00Z">
                        <w:r w:rsidRPr="006E5E18">
                          <w:rPr>
                            <w:sz w:val="18"/>
                            <w:szCs w:val="18"/>
                          </w:rPr>
                          <w:t xml:space="preserve">activated </w:t>
                        </w:r>
                      </w:ins>
                      <w:ins w:id="617" w:author="Edward Sazonov" w:date="2026-08-04T15:44:00Z" w16du:dateUtc="2026-08-04T20:44:00Z">
                        <w:r w:rsidRPr="006E5E18">
                          <w:rPr>
                            <w:sz w:val="18"/>
                            <w:szCs w:val="18"/>
                          </w:rPr>
                          <w:t>vape</w:t>
                        </w:r>
                      </w:ins>
                    </w:p>
                    <w:p w14:paraId="0C116C1F" w14:textId="77777777" w:rsidR="00A017B4" w:rsidRPr="00A017B4" w:rsidRDefault="00A017B4" w:rsidP="00F739FA">
                      <w:pPr>
                        <w:rPr>
                          <w:sz w:val="16"/>
                          <w:szCs w:val="16"/>
                        </w:rPr>
                      </w:pPr>
                    </w:p>
                    <w:p w14:paraId="67C898A7" w14:textId="77777777" w:rsidR="00F739FA" w:rsidRPr="00A017B4" w:rsidRDefault="00F739FA" w:rsidP="00F739FA">
                      <w:pPr>
                        <w:rPr>
                          <w:sz w:val="16"/>
                          <w:szCs w:val="16"/>
                        </w:rPr>
                      </w:pPr>
                    </w:p>
                  </w:txbxContent>
                </v:textbox>
                <w10:wrap type="topAndBottom" anchorx="margin"/>
              </v:shape>
            </w:pict>
          </mc:Fallback>
        </mc:AlternateContent>
      </w:r>
      <w:r w:rsidRPr="00A017B4">
        <w:t>validation folds as fewer valid detections remain.</w:t>
      </w:r>
    </w:p>
    <w:p w14:paraId="4FA98CB4" w14:textId="672A82DE" w:rsidR="002947C5" w:rsidRPr="00A017B4" w:rsidRDefault="00D91F6A" w:rsidP="003C5DA4">
      <w:pPr>
        <w:pStyle w:val="Text"/>
      </w:pPr>
      <w:ins w:id="618" w:author="Md Rafi Islam" w:date="2026-08-14T15:10:00Z" w16du:dateUtc="2026-08-14T20:10:00Z">
        <w:r w:rsidRPr="00D91F6A">
          <w:t>Overall, Fig. 8 indicates that a detection threshold of 0.4s provided the most practical and robust balance between precision (0.974, 95% CI 0.939–0.998) and recall (0.956, 95% CI 0.912–0.991), achieving near-peak F1 performance (0.965, 95% CI 0.943–0.987) with limited variability across days and devices</w:t>
        </w:r>
      </w:ins>
      <w:del w:id="619" w:author="Md Rafi Islam" w:date="2026-08-14T15:10:00Z" w16du:dateUtc="2026-08-14T20:10:00Z">
        <w:r w:rsidR="003C5DA4" w:rsidRPr="00A017B4" w:rsidDel="00D91F6A">
          <w:delText xml:space="preserve">Overall, Fig. 8 indicates that a detection threshold of 0.4s provided the most practical and robust balance between </w:delText>
        </w:r>
      </w:del>
      <w:ins w:id="620" w:author="Delwar Hossain" w:date="2026-08-17T12:11:00Z" w16du:dateUtc="2026-08-17T17:11:00Z">
        <w:r w:rsidR="000D2EA6">
          <w:rPr>
            <w:noProof/>
          </w:rPr>
          <mc:AlternateContent>
            <mc:Choice Requires="wps">
              <w:drawing>
                <wp:anchor distT="45720" distB="45720" distL="114300" distR="114300" simplePos="0" relativeHeight="251657728" behindDoc="0" locked="0" layoutInCell="1" allowOverlap="1" wp14:anchorId="0DD144ED" wp14:editId="14EF9626">
                  <wp:simplePos x="0" y="0"/>
                  <wp:positionH relativeFrom="column">
                    <wp:posOffset>3520440</wp:posOffset>
                  </wp:positionH>
                  <wp:positionV relativeFrom="paragraph">
                    <wp:posOffset>40005</wp:posOffset>
                  </wp:positionV>
                  <wp:extent cx="2932430" cy="4067175"/>
                  <wp:effectExtent l="0" t="0" r="127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430" cy="4067175"/>
                          </a:xfrm>
                          <a:prstGeom prst="rect">
                            <a:avLst/>
                          </a:prstGeom>
                          <a:solidFill>
                            <a:srgbClr val="FFFFFF"/>
                          </a:solidFill>
                          <a:ln w="9525">
                            <a:noFill/>
                            <a:miter lim="800000"/>
                            <a:headEnd/>
                            <a:tailEnd/>
                          </a:ln>
                        </wps:spPr>
                        <wps:txbx>
                          <w:txbxContent>
                            <w:p w14:paraId="4154FBF1" w14:textId="444C4E5F" w:rsidR="000D2EA6" w:rsidRDefault="000D2EA6">
                              <w:pPr>
                                <w:rPr>
                                  <w:ins w:id="621" w:author="Delwar Hossain" w:date="2026-08-17T12:13:00Z" w16du:dateUtc="2026-08-17T17:13:00Z"/>
                                </w:rPr>
                              </w:pPr>
                              <w:ins w:id="622" w:author="Delwar Hossain" w:date="2026-08-17T12:12:00Z" w16du:dateUtc="2026-08-17T17:12:00Z">
                                <w:r>
                                  <w:rPr>
                                    <w:noProof/>
                                  </w:rPr>
                                  <w:drawing>
                                    <wp:inline distT="0" distB="0" distL="0" distR="0" wp14:anchorId="104BAC62" wp14:editId="64D9E6A9">
                                      <wp:extent cx="2837180" cy="2005965"/>
                                      <wp:effectExtent l="0" t="0" r="1270" b="0"/>
                                      <wp:docPr id="6768915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7180" cy="2005965"/>
                                              </a:xfrm>
                                              <a:prstGeom prst="rect">
                                                <a:avLst/>
                                              </a:prstGeom>
                                              <a:noFill/>
                                              <a:ln>
                                                <a:noFill/>
                                              </a:ln>
                                            </pic:spPr>
                                          </pic:pic>
                                        </a:graphicData>
                                      </a:graphic>
                                    </wp:inline>
                                  </w:drawing>
                                </w:r>
                              </w:ins>
                            </w:p>
                            <w:p w14:paraId="3AC897B0" w14:textId="77777777" w:rsidR="000D2EA6" w:rsidRPr="00AE1F6D" w:rsidRDefault="000D2EA6" w:rsidP="000D2EA6">
                              <w:pPr>
                                <w:jc w:val="both"/>
                                <w:rPr>
                                  <w:ins w:id="623" w:author="Delwar Hossain" w:date="2026-08-17T12:13:00Z" w16du:dateUtc="2026-08-17T17:13:00Z"/>
                                </w:rPr>
                              </w:pPr>
                              <w:ins w:id="624" w:author="Delwar Hossain" w:date="2026-08-17T12:13:00Z" w16du:dateUtc="2026-08-17T17:13:00Z">
                                <w:r w:rsidRPr="00AE1F6D">
                                  <w:rPr>
                                    <w:b/>
                                    <w:bCs/>
                                  </w:rPr>
                                  <w:t>Fig</w:t>
                                </w:r>
                                <w:r>
                                  <w:rPr>
                                    <w:b/>
                                    <w:bCs/>
                                  </w:rPr>
                                  <w:t>.</w:t>
                                </w:r>
                                <w:r w:rsidRPr="00AE1F6D">
                                  <w:rPr>
                                    <w:b/>
                                    <w:bCs/>
                                  </w:rPr>
                                  <w:t xml:space="preserve"> </w:t>
                                </w:r>
                                <w:r>
                                  <w:rPr>
                                    <w:b/>
                                    <w:bCs/>
                                  </w:rPr>
                                  <w:t>9</w:t>
                                </w:r>
                                <w:r w:rsidRPr="00AE1F6D">
                                  <w:rPr>
                                    <w:b/>
                                    <w:bCs/>
                                  </w:rPr>
                                  <w:t xml:space="preserve">. </w:t>
                                </w:r>
                                <w:r w:rsidRPr="009A6246">
                                  <w:t>Bland–Altman plot comparing video-coded and FRIENDS-recorded puff durations across 22 participants.</w:t>
                                </w:r>
                                <w:r w:rsidRPr="00093422">
                                  <w:t xml:space="preserve"> Each point represents one participant's mean puff duration. The horizontal axis shows the mean of the two methods; the vertical axis shows the difference (video minus FRIENDS). The solid black line indicates the mean bias (+0.5</w:t>
                                </w:r>
                                <w:r>
                                  <w:t>3</w:t>
                                </w:r>
                                <w:r w:rsidRPr="00093422">
                                  <w:t xml:space="preserve"> s); dashed red lines indicate the 95% limits of agreement (−0.</w:t>
                                </w:r>
                                <w:r>
                                  <w:t>33</w:t>
                                </w:r>
                                <w:r w:rsidRPr="00093422">
                                  <w:t xml:space="preserve"> to +1.</w:t>
                                </w:r>
                                <w:r>
                                  <w:t>38</w:t>
                                </w:r>
                                <w:r w:rsidRPr="00093422">
                                  <w:t xml:space="preserve"> s); shaded bands represent the 95% confidence intervals around each line. The orange dash-dotted line shows the proportional-bias regression fit (r = 0.5</w:t>
                                </w:r>
                                <w:r>
                                  <w:t>9</w:t>
                                </w:r>
                                <w:r w:rsidRPr="00093422">
                                  <w:t>, p = 0</w:t>
                                </w:r>
                                <w:r w:rsidRPr="00AE1F6D">
                                  <w:t>.00</w:t>
                                </w:r>
                                <w:r>
                                  <w:t>4</w:t>
                                </w:r>
                                <w:r w:rsidRPr="00AE1F6D">
                                  <w:t>), indicating that disagreement between methods increases with puff duration.</w:t>
                                </w:r>
                              </w:ins>
                            </w:p>
                            <w:p w14:paraId="503DA0D4" w14:textId="77777777" w:rsidR="000D2EA6" w:rsidRDefault="000D2EA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144ED" id="Text Box 2" o:spid="_x0000_s1034" type="#_x0000_t202" style="position:absolute;left:0;text-align:left;margin-left:277.2pt;margin-top:3.15pt;width:230.9pt;height:320.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" stroked="f">
                  <v:textbox>
                    <w:txbxContent>
                      <w:p w14:paraId="4154FBF1" w14:textId="444C4E5F" w:rsidR="000D2EA6" w:rsidRDefault="000D2EA6">
                        <w:pPr>
                          <w:rPr>
                            <w:ins w:id="625" w:author="Delwar Hossain" w:date="2026-08-17T12:13:00Z" w16du:dateUtc="2026-08-17T17:13:00Z"/>
                          </w:rPr>
                        </w:pPr>
                        <w:ins w:id="626" w:author="Delwar Hossain" w:date="2026-08-17T12:12:00Z" w16du:dateUtc="2026-08-17T17:12:00Z">
                          <w:r>
                            <w:rPr>
                              <w:noProof/>
                            </w:rPr>
                            <w:drawing>
                              <wp:inline distT="0" distB="0" distL="0" distR="0" wp14:anchorId="104BAC62" wp14:editId="64D9E6A9">
                                <wp:extent cx="2837180" cy="2005965"/>
                                <wp:effectExtent l="0" t="0" r="1270" b="0"/>
                                <wp:docPr id="6768915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7180" cy="2005965"/>
                                        </a:xfrm>
                                        <a:prstGeom prst="rect">
                                          <a:avLst/>
                                        </a:prstGeom>
                                        <a:noFill/>
                                        <a:ln>
                                          <a:noFill/>
                                        </a:ln>
                                      </pic:spPr>
                                    </pic:pic>
                                  </a:graphicData>
                                </a:graphic>
                              </wp:inline>
                            </w:drawing>
                          </w:r>
                        </w:ins>
                      </w:p>
                      <w:p w14:paraId="3AC897B0" w14:textId="77777777" w:rsidR="000D2EA6" w:rsidRPr="00AE1F6D" w:rsidRDefault="000D2EA6" w:rsidP="000D2EA6">
                        <w:pPr>
                          <w:jc w:val="both"/>
                          <w:rPr>
                            <w:ins w:id="627" w:author="Delwar Hossain" w:date="2026-08-17T12:13:00Z" w16du:dateUtc="2026-08-17T17:13:00Z"/>
                          </w:rPr>
                        </w:pPr>
                        <w:ins w:id="628" w:author="Delwar Hossain" w:date="2026-08-17T12:13:00Z" w16du:dateUtc="2026-08-17T17:13:00Z">
                          <w:r w:rsidRPr="00AE1F6D">
                            <w:rPr>
                              <w:b/>
                              <w:bCs/>
                            </w:rPr>
                            <w:t>Fig</w:t>
                          </w:r>
                          <w:r>
                            <w:rPr>
                              <w:b/>
                              <w:bCs/>
                            </w:rPr>
                            <w:t>.</w:t>
                          </w:r>
                          <w:r w:rsidRPr="00AE1F6D">
                            <w:rPr>
                              <w:b/>
                              <w:bCs/>
                            </w:rPr>
                            <w:t xml:space="preserve"> </w:t>
                          </w:r>
                          <w:r>
                            <w:rPr>
                              <w:b/>
                              <w:bCs/>
                            </w:rPr>
                            <w:t>9</w:t>
                          </w:r>
                          <w:r w:rsidRPr="00AE1F6D">
                            <w:rPr>
                              <w:b/>
                              <w:bCs/>
                            </w:rPr>
                            <w:t xml:space="preserve">. </w:t>
                          </w:r>
                          <w:r w:rsidRPr="009A6246">
                            <w:t>Bland–Altman plot comparing video-coded and FRIENDS-recorded puff durations across 22 participants.</w:t>
                          </w:r>
                          <w:r w:rsidRPr="00093422">
                            <w:t xml:space="preserve"> Each point represents one participant's mean puff duration. The horizontal axis shows the mean of the two methods; the vertical axis shows the difference (video minus FRIENDS). The solid black line indicates the mean bias (+0.5</w:t>
                          </w:r>
                          <w:r>
                            <w:t>3</w:t>
                          </w:r>
                          <w:r w:rsidRPr="00093422">
                            <w:t xml:space="preserve"> s); dashed red lines indicate the 95% limits of agreement (−0.</w:t>
                          </w:r>
                          <w:r>
                            <w:t>33</w:t>
                          </w:r>
                          <w:r w:rsidRPr="00093422">
                            <w:t xml:space="preserve"> to +1.</w:t>
                          </w:r>
                          <w:r>
                            <w:t>38</w:t>
                          </w:r>
                          <w:r w:rsidRPr="00093422">
                            <w:t xml:space="preserve"> s); shaded bands represent the 95% confidence intervals around each line. The orange dash-dotted line shows the proportional-bias regression fit (r = 0.5</w:t>
                          </w:r>
                          <w:r>
                            <w:t>9</w:t>
                          </w:r>
                          <w:r w:rsidRPr="00093422">
                            <w:t>, p = 0</w:t>
                          </w:r>
                          <w:r w:rsidRPr="00AE1F6D">
                            <w:t>.00</w:t>
                          </w:r>
                          <w:r>
                            <w:t>4</w:t>
                          </w:r>
                          <w:r w:rsidRPr="00AE1F6D">
                            <w:t>), indicating that disagreement between methods increases with puff duration.</w:t>
                          </w:r>
                        </w:ins>
                      </w:p>
                      <w:p w14:paraId="503DA0D4" w14:textId="77777777" w:rsidR="000D2EA6" w:rsidRDefault="000D2EA6"/>
                    </w:txbxContent>
                  </v:textbox>
                  <w10:wrap type="square"/>
                </v:shape>
              </w:pict>
            </mc:Fallback>
          </mc:AlternateContent>
        </w:r>
      </w:ins>
      <w:del w:id="629" w:author="Md Rafi Islam" w:date="2026-08-14T15:10:00Z" w16du:dateUtc="2026-08-14T20:10:00Z">
        <w:r w:rsidR="003C5DA4" w:rsidRPr="00A017B4" w:rsidDel="00D91F6A">
          <w:delText>precision (0.98 ± 0.05) and recall (0.95 ± 0.06), achieving near-peak mean F1 performance (0.96 ± 0.03) with limited variability across days and devices</w:delText>
        </w:r>
      </w:del>
      <w:r w:rsidR="003C5DA4" w:rsidRPr="00A017B4">
        <w:t xml:space="preserve">. </w:t>
      </w:r>
      <w:del w:id="630" w:author="Reviewer-Response Edit" w:date="2026-08-04T00:00:00Z">
        <w:r w:rsidR="003C5DA4" w:rsidRPr="00A017B4">
          <w:delText>This makes 0.4s the recommended threshold for deployment of the FRIENDS device in real-world applications.</w:delText>
        </w:r>
      </w:del>
      <w:ins w:id="631" w:author="Delwar Hossain" w:date="2026-08-17T12:50:00Z" w16du:dateUtc="2026-08-17T17:50:00Z">
        <w:r w:rsidR="00A41698">
          <w:t xml:space="preserve"> </w:t>
        </w:r>
      </w:ins>
      <w:ins w:id="632" w:author="Reviewer-Response Edit" w:date="2026-08-04T00:00:00Z">
        <w:r w:rsidR="003C5DA4" w:rsidRPr="00A017B4">
          <w:t>The 0.4 s threshold was fixed on the basis of this bench/daily-carry analysis prior to the human laboratory study, and was not tuned on human data.</w:t>
        </w:r>
      </w:ins>
    </w:p>
    <w:p w14:paraId="6D009FE8" w14:textId="050C7B1C" w:rsidR="0091695E" w:rsidRPr="00A017B4" w:rsidRDefault="0091695E" w:rsidP="0091695E">
      <w:pPr>
        <w:pStyle w:val="Heading2"/>
        <w:numPr>
          <w:ilvl w:val="0"/>
          <w:numId w:val="0"/>
        </w:numPr>
      </w:pPr>
      <w:r w:rsidRPr="00A017B4">
        <w:t xml:space="preserve">C. Laboratory Validation with Human Participants </w:t>
      </w:r>
    </w:p>
    <w:p w14:paraId="4FE539E3" w14:textId="2D8C42B9" w:rsidR="0091695E" w:rsidRPr="00A017B4" w:rsidRDefault="0091695E" w:rsidP="0091695E">
      <w:pPr>
        <w:pStyle w:val="PARAIndent"/>
      </w:pPr>
      <w:r w:rsidRPr="00A017B4">
        <w:t>The 22 participants had a mean age of 25.7 years, had been vaping daily or near-daily for an average of 6.3 years, and reported a mean of 35.6 vaping episodes per day; 59% self-identified as female. All participants used late-generation disposable ENDS during the laboratory visit: Geek Bar Pulse (n=11), RAZ DC25000 (n=5), Lost Mary MO20000 Pro (n=3), Off-Stamp X Cube (n=2), and Hyde IQ (n=1).</w:t>
      </w:r>
    </w:p>
    <w:p w14:paraId="27EA8C90" w14:textId="5752633F" w:rsidR="0091695E" w:rsidRPr="00A017B4" w:rsidRDefault="0091695E" w:rsidP="0091695E">
      <w:pPr>
        <w:pStyle w:val="PARAIndent"/>
      </w:pPr>
      <w:bookmarkStart w:id="633" w:name="_Hlk227067633"/>
      <w:r w:rsidRPr="00A017B4">
        <w:lastRenderedPageBreak/>
        <w:t>Video coding identified 866 puffs across the 22 sessions. FRIENDS</w:t>
      </w:r>
      <w:ins w:id="634" w:author="Edward Sazonov" w:date="2026-08-05T16:40:00Z" w16du:dateUtc="2026-08-05T21:40:00Z">
        <w:r w:rsidR="00924064">
          <w:t xml:space="preserve"> </w:t>
        </w:r>
      </w:ins>
      <w:r w:rsidRPr="00A017B4">
        <w:t xml:space="preserve">detected </w:t>
      </w:r>
      <w:ins w:id="635" w:author="Edward Sazonov" w:date="2026-08-05T16:41:00Z" w16du:dateUtc="2026-08-05T21:41:00Z">
        <w:r w:rsidR="00924064">
          <w:t>8</w:t>
        </w:r>
      </w:ins>
      <w:ins w:id="636" w:author="Edward Sazonov" w:date="2026-08-05T16:42:00Z" w16du:dateUtc="2026-08-05T21:42:00Z">
        <w:r w:rsidR="00924064">
          <w:t>88</w:t>
        </w:r>
      </w:ins>
      <w:ins w:id="637" w:author="Edward Sazonov" w:date="2026-08-05T16:41:00Z" w16du:dateUtc="2026-08-05T21:41:00Z">
        <w:r w:rsidR="00924064">
          <w:t xml:space="preserve"> </w:t>
        </w:r>
      </w:ins>
      <w:r w:rsidRPr="00A017B4">
        <w:t xml:space="preserve">puffs, </w:t>
      </w:r>
      <w:ins w:id="638" w:author="Edward Sazonov" w:date="2026-08-05T16:41:00Z" w16du:dateUtc="2026-08-05T21:41:00Z">
        <w:r w:rsidR="00924064">
          <w:t xml:space="preserve">with 799 TP, 67 FN and </w:t>
        </w:r>
      </w:ins>
      <w:ins w:id="639" w:author="Edward Sazonov" w:date="2026-08-05T16:42:00Z" w16du:dateUtc="2026-08-05T21:42:00Z">
        <w:r w:rsidR="00924064">
          <w:t xml:space="preserve">73 FP. </w:t>
        </w:r>
      </w:ins>
      <w:ins w:id="640" w:author="Delwar Hossain" w:date="2026-08-17T13:11:00Z">
        <w:r w:rsidR="003C5A0A" w:rsidRPr="003C5A0A">
          <w:t>The remaining 16 (888 − 799 − 73) were duplicates, where a single video-coded puff was split into two or three separate FRIENDS detections. The device achieved a pooled precision of 0.9</w:t>
        </w:r>
      </w:ins>
      <w:ins w:id="641" w:author="Delwar Hossain" w:date="2026-08-17T13:12:00Z" w16du:dateUtc="2026-08-17T18:12:00Z">
        <w:r w:rsidR="001A0333">
          <w:t>2</w:t>
        </w:r>
      </w:ins>
      <w:ins w:id="642" w:author="Delwar Hossain" w:date="2026-08-17T13:11:00Z">
        <w:r w:rsidR="003C5A0A" w:rsidRPr="003C5A0A">
          <w:t xml:space="preserve"> (95% CI 0.8</w:t>
        </w:r>
      </w:ins>
      <w:ins w:id="643" w:author="Delwar Hossain" w:date="2026-08-17T13:12:00Z" w16du:dateUtc="2026-08-17T18:12:00Z">
        <w:r w:rsidR="001A0333">
          <w:t>1</w:t>
        </w:r>
      </w:ins>
      <w:ins w:id="644" w:author="Delwar Hossain" w:date="2026-08-17T13:11:00Z">
        <w:r w:rsidR="003C5A0A" w:rsidRPr="003C5A0A">
          <w:t>–0.96), recall of 0.92 (95% CI 0.8</w:t>
        </w:r>
      </w:ins>
      <w:ins w:id="645" w:author="Delwar Hossain" w:date="2026-08-17T13:13:00Z" w16du:dateUtc="2026-08-17T18:13:00Z">
        <w:r w:rsidR="001A0333">
          <w:t>2</w:t>
        </w:r>
      </w:ins>
      <w:ins w:id="646" w:author="Delwar Hossain" w:date="2026-08-17T13:11:00Z">
        <w:r w:rsidR="003C5A0A" w:rsidRPr="003C5A0A">
          <w:t>–0.9</w:t>
        </w:r>
      </w:ins>
      <w:ins w:id="647" w:author="Delwar Hossain" w:date="2026-08-17T13:13:00Z" w16du:dateUtc="2026-08-17T18:13:00Z">
        <w:r w:rsidR="001A0333">
          <w:t>8</w:t>
        </w:r>
      </w:ins>
      <w:ins w:id="648" w:author="Delwar Hossain" w:date="2026-08-17T13:11:00Z">
        <w:r w:rsidR="003C5A0A" w:rsidRPr="003C5A0A">
          <w:t>), and F1 score of 0.9</w:t>
        </w:r>
      </w:ins>
      <w:ins w:id="649" w:author="Delwar Hossain" w:date="2026-08-17T13:13:00Z" w16du:dateUtc="2026-08-17T18:13:00Z">
        <w:r w:rsidR="001A0333">
          <w:t>2</w:t>
        </w:r>
      </w:ins>
      <w:ins w:id="650" w:author="Delwar Hossain" w:date="2026-08-17T13:11:00Z">
        <w:r w:rsidR="003C5A0A" w:rsidRPr="003C5A0A">
          <w:t xml:space="preserve"> (95% CI 0.84–0.96). At the participant level, mean precision, recall, and F1 score were 0.93 (95% CI 0.8</w:t>
        </w:r>
      </w:ins>
      <w:ins w:id="651" w:author="Delwar Hossain" w:date="2026-08-17T13:13:00Z" w16du:dateUtc="2026-08-17T18:13:00Z">
        <w:r w:rsidR="001A0333">
          <w:t>4</w:t>
        </w:r>
      </w:ins>
      <w:ins w:id="652" w:author="Delwar Hossain" w:date="2026-08-17T13:11:00Z">
        <w:r w:rsidR="003C5A0A" w:rsidRPr="003C5A0A">
          <w:t>–0.9</w:t>
        </w:r>
      </w:ins>
      <w:ins w:id="653" w:author="Delwar Hossain" w:date="2026-08-17T13:13:00Z" w16du:dateUtc="2026-08-17T18:13:00Z">
        <w:r w:rsidR="001A0333">
          <w:t>7</w:t>
        </w:r>
      </w:ins>
      <w:ins w:id="654" w:author="Delwar Hossain" w:date="2026-08-17T13:11:00Z">
        <w:r w:rsidR="003C5A0A" w:rsidRPr="003C5A0A">
          <w:t>), 0.92 (95% CI 0.8</w:t>
        </w:r>
      </w:ins>
      <w:ins w:id="655" w:author="Delwar Hossain" w:date="2026-08-17T13:13:00Z" w16du:dateUtc="2026-08-17T18:13:00Z">
        <w:r w:rsidR="001A0333">
          <w:t>4</w:t>
        </w:r>
      </w:ins>
      <w:ins w:id="656" w:author="Delwar Hossain" w:date="2026-08-17T13:11:00Z">
        <w:r w:rsidR="003C5A0A" w:rsidRPr="003C5A0A">
          <w:t xml:space="preserve">–0.97), and 0.92 (95% CI 0.84–0.96). These estimators answer different questions: the pooled metric reflects overall detection performance across all detected puffs, weighted by each participant's contribution, whereas the participant-level mean treats each participant equally regardless of how many puffs they took. All confidence intervals are bias-corrected and accelerated (BCa) bootstrap intervals (participant as the resampling cluster, 10,000 resamples). </w:t>
        </w:r>
      </w:ins>
      <w:ins w:id="657" w:author="Edward Sazonov" w:date="2026-08-05T16:42:00Z" w16du:dateUtc="2026-08-05T21:42:00Z">
        <w:del w:id="658" w:author="Delwar Hossain" w:date="2026-08-17T11:58:00Z" w16du:dateUtc="2026-08-17T16:58:00Z">
          <w:r w:rsidR="00924064" w:rsidDel="00FF5789">
            <w:delText>T</w:delText>
          </w:r>
        </w:del>
      </w:ins>
      <w:del w:id="659" w:author="Delwar Hossain" w:date="2026-08-17T11:58:00Z" w16du:dateUtc="2026-08-17T16:58:00Z">
        <w:r w:rsidRPr="00A017B4" w:rsidDel="00FF5789">
          <w:delText xml:space="preserve">he device achieved a precision </w:delText>
        </w:r>
      </w:del>
      <w:ins w:id="660" w:author="Edward Sazonov" w:date="2026-08-05T16:46:00Z" w16du:dateUtc="2026-08-05T21:46:00Z">
        <w:del w:id="661" w:author="Delwar Hossain" w:date="2026-08-17T11:58:00Z" w16du:dateUtc="2026-08-17T16:58:00Z">
          <w:r w:rsidR="00924064" w:rsidRPr="00924064" w:rsidDel="00FF5789">
            <w:delText>(mean ± 95% CI</w:delText>
          </w:r>
          <w:r w:rsidR="00924064" w:rsidDel="00FF5789">
            <w:delText xml:space="preserve">) </w:delText>
          </w:r>
        </w:del>
      </w:ins>
      <w:del w:id="662" w:author="Delwar Hossain" w:date="2026-08-17T11:58:00Z" w16du:dateUtc="2026-08-17T16:58:00Z">
        <w:r w:rsidRPr="00A017B4" w:rsidDel="00FF5789">
          <w:delText xml:space="preserve">of </w:delText>
        </w:r>
      </w:del>
      <w:ins w:id="663" w:author="Edward Sazonov" w:date="2026-08-05T16:45:00Z" w16du:dateUtc="2026-08-05T21:45:00Z">
        <w:del w:id="664" w:author="Delwar Hossain" w:date="2026-08-17T11:58:00Z" w16du:dateUtc="2026-08-17T16:58:00Z">
          <w:r w:rsidR="00924064" w:rsidRPr="00924064" w:rsidDel="00FF5789">
            <w:delText>0.92 ± 0.07</w:delText>
          </w:r>
        </w:del>
      </w:ins>
      <w:del w:id="665" w:author="Delwar Hossain" w:date="2026-08-17T11:58:00Z" w16du:dateUtc="2026-08-17T16:58:00Z">
        <w:r w:rsidRPr="00A017B4" w:rsidDel="00FF5789">
          <w:delText xml:space="preserve">, recall of  </w:delText>
        </w:r>
      </w:del>
      <w:ins w:id="666" w:author="Edward Sazonov" w:date="2026-08-05T16:45:00Z" w16du:dateUtc="2026-08-05T21:45:00Z">
        <w:del w:id="667" w:author="Delwar Hossain" w:date="2026-08-17T11:58:00Z" w16du:dateUtc="2026-08-17T16:58:00Z">
          <w:r w:rsidR="00924064" w:rsidRPr="00924064" w:rsidDel="00FF5789">
            <w:delText>0.92 ± 0.08</w:delText>
          </w:r>
        </w:del>
      </w:ins>
      <w:del w:id="668" w:author="Delwar Hossain" w:date="2026-08-17T11:58:00Z" w16du:dateUtc="2026-08-17T16:58:00Z">
        <w:r w:rsidRPr="00A017B4" w:rsidDel="00FF5789">
          <w:delText xml:space="preserve"> and F1 score of </w:delText>
        </w:r>
      </w:del>
      <w:ins w:id="669" w:author="Edward Sazonov" w:date="2026-08-05T16:45:00Z" w16du:dateUtc="2026-08-05T21:45:00Z">
        <w:del w:id="670" w:author="Delwar Hossain" w:date="2026-08-17T11:58:00Z" w16du:dateUtc="2026-08-17T16:58:00Z">
          <w:r w:rsidR="00924064" w:rsidRPr="00924064" w:rsidDel="00FF5789">
            <w:delText>0.92 ± 0.06</w:delText>
          </w:r>
        </w:del>
      </w:ins>
      <w:del w:id="671" w:author="Delwar Hossain" w:date="2026-08-17T11:58:00Z" w16du:dateUtc="2026-08-17T16:58:00Z">
        <w:r w:rsidRPr="00A017B4" w:rsidDel="00FF5789">
          <w:delText>.</w:delText>
        </w:r>
      </w:del>
      <w:del w:id="672" w:author="Delwar Hossain" w:date="2026-08-17T13:11:00Z" w16du:dateUtc="2026-08-17T18:11:00Z">
        <w:r w:rsidRPr="00A017B4" w:rsidDel="003C5A0A">
          <w:delText xml:space="preserve"> </w:delText>
        </w:r>
      </w:del>
      <w:ins w:id="673" w:author="Delwar Hossain" w:date="2026-08-17T11:59:00Z" w16du:dateUtc="2026-08-17T16:59:00Z">
        <w:r w:rsidR="00FF5789">
          <w:t xml:space="preserve"> </w:t>
        </w:r>
      </w:ins>
      <w:r w:rsidRPr="00A017B4">
        <w:t>When detection was restricted to FRIENDS puffs that temporally overlapped a touch sensor activation, precision remained high (</w:t>
      </w:r>
      <w:ins w:id="674" w:author="Delwar Hossain" w:date="2026-08-17T13:05:00Z" w16du:dateUtc="2026-08-17T18:05:00Z">
        <w:r w:rsidR="003C5A0A">
          <w:t>0.</w:t>
        </w:r>
      </w:ins>
      <w:ins w:id="675" w:author="Delwar Hossain" w:date="2026-08-17T11:59:00Z" w16du:dateUtc="2026-08-17T16:59:00Z">
        <w:r w:rsidR="00FF5789">
          <w:t>93</w:t>
        </w:r>
      </w:ins>
      <w:del w:id="676" w:author="Delwar Hossain" w:date="2026-08-17T11:59:00Z" w16du:dateUtc="2026-08-17T16:59:00Z">
        <w:r w:rsidRPr="00A017B4" w:rsidDel="00FF5789">
          <w:delText>0.87</w:delText>
        </w:r>
      </w:del>
      <w:r w:rsidRPr="00A017B4">
        <w:t xml:space="preserve">) but recall dropped sharply to </w:t>
      </w:r>
      <w:ins w:id="677" w:author="Delwar Hossain" w:date="2026-08-17T13:06:00Z" w16du:dateUtc="2026-08-17T18:06:00Z">
        <w:r w:rsidR="003C5A0A">
          <w:t>0.</w:t>
        </w:r>
      </w:ins>
      <w:ins w:id="678" w:author="Delwar Hossain" w:date="2026-08-17T11:59:00Z" w16du:dateUtc="2026-08-17T16:59:00Z">
        <w:r w:rsidR="00FF5789">
          <w:t>34</w:t>
        </w:r>
      </w:ins>
      <w:del w:id="679" w:author="Delwar Hossain" w:date="2026-08-17T11:59:00Z" w16du:dateUtc="2026-08-17T16:59:00Z">
        <w:r w:rsidRPr="00A017B4" w:rsidDel="00FF5789">
          <w:delText>0.30</w:delText>
        </w:r>
      </w:del>
      <w:r w:rsidRPr="00A017B4">
        <w:t xml:space="preserve">, yielding a mean F1 of </w:t>
      </w:r>
      <w:ins w:id="680" w:author="Delwar Hossain" w:date="2026-08-17T13:06:00Z" w16du:dateUtc="2026-08-17T18:06:00Z">
        <w:r w:rsidR="003C5A0A">
          <w:t>0.5</w:t>
        </w:r>
      </w:ins>
      <w:ins w:id="681" w:author="Delwar Hossain" w:date="2026-08-17T12:00:00Z" w16du:dateUtc="2026-08-17T17:00:00Z">
        <w:r w:rsidR="00FF5789">
          <w:t>50</w:t>
        </w:r>
      </w:ins>
      <w:del w:id="682" w:author="Delwar Hossain" w:date="2026-08-17T12:00:00Z" w16du:dateUtc="2026-08-17T17:00:00Z">
        <w:r w:rsidRPr="00A017B4" w:rsidDel="00FF5789">
          <w:delText>0.39</w:delText>
        </w:r>
      </w:del>
      <w:r w:rsidRPr="00A017B4">
        <w:t xml:space="preserve">. Only </w:t>
      </w:r>
      <w:ins w:id="683" w:author="Delwar Hossain" w:date="2026-08-17T12:00:00Z" w16du:dateUtc="2026-08-17T17:00:00Z">
        <w:r w:rsidR="00FF5789">
          <w:t>322</w:t>
        </w:r>
      </w:ins>
      <w:del w:id="684" w:author="Delwar Hossain" w:date="2026-08-17T12:00:00Z" w16du:dateUtc="2026-08-17T17:00:00Z">
        <w:r w:rsidRPr="00A017B4" w:rsidDel="00FF5789">
          <w:delText>293</w:delText>
        </w:r>
      </w:del>
      <w:r w:rsidRPr="00A017B4">
        <w:t xml:space="preserve"> of 888 device-detected puffs (3</w:t>
      </w:r>
      <w:ins w:id="685" w:author="Delwar Hossain" w:date="2026-08-17T12:00:00Z" w16du:dateUtc="2026-08-17T17:00:00Z">
        <w:r w:rsidR="00FF5789">
          <w:t>6</w:t>
        </w:r>
      </w:ins>
      <w:del w:id="686" w:author="Delwar Hossain" w:date="2026-08-17T12:00:00Z" w16du:dateUtc="2026-08-17T17:00:00Z">
        <w:r w:rsidRPr="00A017B4" w:rsidDel="00FF5789">
          <w:delText>3</w:delText>
        </w:r>
      </w:del>
      <w:r w:rsidRPr="00A017B4">
        <w:t>%) were accompanied by a concurrent touch event, indicating that contact with the FRIENDS touch sensor was an unreliable proxy for ENDS holding during puffing. These results suggest that the touch sensor cannot serve as a gating criterion for puff detection without substantially increasing missed detections.</w:t>
      </w:r>
    </w:p>
    <w:bookmarkEnd w:id="633"/>
    <w:p w14:paraId="023DCB2E" w14:textId="77777777" w:rsidR="000D2EA6" w:rsidRDefault="0091695E" w:rsidP="0091695E">
      <w:pPr>
        <w:pStyle w:val="PARAIndent"/>
        <w:rPr>
          <w:ins w:id="687" w:author="Delwar Hossain" w:date="2026-08-17T12:11:00Z" w16du:dateUtc="2026-08-17T17:11:00Z"/>
        </w:rPr>
      </w:pPr>
      <w:r w:rsidRPr="00A017B4">
        <w:t>Mean video-coded puff duration across participants was 2.53 ± 0.83 s, compared to 2.0</w:t>
      </w:r>
      <w:ins w:id="688" w:author="Delwar Hossain" w:date="2026-08-17T12:05:00Z" w16du:dateUtc="2026-08-17T17:05:00Z">
        <w:r w:rsidR="000D2EA6">
          <w:t>5</w:t>
        </w:r>
      </w:ins>
      <w:del w:id="689" w:author="Delwar Hossain" w:date="2026-08-17T12:05:00Z" w16du:dateUtc="2026-08-17T17:05:00Z">
        <w:r w:rsidRPr="00A017B4" w:rsidDel="000D2EA6">
          <w:delText>0</w:delText>
        </w:r>
      </w:del>
      <w:r w:rsidRPr="00A017B4">
        <w:t xml:space="preserve"> ± 0.59 s from FRIENDS (mean ± SD). Participant-level means were strongly correlated (r = 0.87, p &lt; 0.001), indicating that FRIENDS reliably captured individual differences in puff duration. </w:t>
      </w:r>
      <w:ins w:id="690" w:author="Delwar Hossain" w:date="2026-08-17T12:10:00Z">
        <w:r w:rsidR="000D2EA6" w:rsidRPr="000D2EA6">
          <w:t>Agreement in puff duration between the two methods is shown as a Bland–Altman plot in Fig. 9</w:t>
        </w:r>
      </w:ins>
      <w:ins w:id="691" w:author="Delwar Hossain" w:date="2026-08-17T12:06:00Z">
        <w:r w:rsidR="000D2EA6" w:rsidRPr="000D2EA6">
          <w:t>.</w:t>
        </w:r>
      </w:ins>
      <w:ins w:id="692" w:author="Delwar Hossain" w:date="2026-08-17T12:06:00Z" w16du:dateUtc="2026-08-17T17:06:00Z">
        <w:r w:rsidR="000D2EA6">
          <w:t xml:space="preserve"> </w:t>
        </w:r>
      </w:ins>
      <w:r w:rsidRPr="00A017B4">
        <w:t xml:space="preserve">The mean bias of 0.53 s (video longer than FRIENDS) is consistent with the fact that video coding captures mouthpiece-to-lip contact, which begins before and ends after atomizer activation. </w:t>
      </w:r>
      <w:ins w:id="693" w:author="Delwar Hossain" w:date="2026-08-17T12:10:00Z">
        <w:r w:rsidR="000D2EA6" w:rsidRPr="000D2EA6">
          <w:t>The 95% limits of agreement were −0.33 to +1.38 s, and a test for proportional bias indicated that disagreement between the two methods increased with puff duration (r = 0.59, p = 0.004).</w:t>
        </w:r>
      </w:ins>
      <w:del w:id="694" w:author="Reviewer-Response Edit" w:date="2026-08-04T00:00:00Z">
        <w:r w:rsidRPr="00A017B4">
          <w:delText xml:space="preserve">This systematic offset reflects the difference between the behavioral definition of a puff (lip contact) and the </w:delText>
        </w:r>
      </w:del>
    </w:p>
    <w:p w14:paraId="37CE1743" w14:textId="7F4EF80F" w:rsidR="000D2EA6" w:rsidRDefault="000D2EA6" w:rsidP="0091695E">
      <w:pPr>
        <w:pStyle w:val="PARAIndent"/>
        <w:rPr>
          <w:ins w:id="695" w:author="Delwar Hossain" w:date="2026-08-17T12:11:00Z" w16du:dateUtc="2026-08-17T17:11:00Z"/>
        </w:rPr>
      </w:pPr>
    </w:p>
    <w:p w14:paraId="6C1F34A5" w14:textId="3F9D6818" w:rsidR="0091695E" w:rsidRPr="00A017B4" w:rsidRDefault="0091695E" w:rsidP="0091695E">
      <w:pPr>
        <w:pStyle w:val="PARAIndent"/>
      </w:pPr>
      <w:del w:id="696" w:author="Reviewer-Response Edit" w:date="2026-08-04T00:00:00Z">
        <w:r w:rsidRPr="00A017B4">
          <w:delText>electromechanical definition (atomizer energization) and is expected to be stable within devices and participants.</w:delText>
        </w:r>
      </w:del>
      <w:ins w:id="697" w:author="Reviewer-Response Edit" w:date="2026-08-04T00:00:00Z">
        <w:r w:rsidRPr="00A017B4">
          <w:t>This offset is consistent with the difference between the behavioral definition of a puff (lip contact) and the electromechanical definition (atomizer energization). Whether the offset is stable within participants and devices was not tested in the present analysis and should not be assumed.</w:t>
        </w:r>
      </w:ins>
    </w:p>
    <w:p w14:paraId="4F1C26D4" w14:textId="0A77A560" w:rsidR="00732E46" w:rsidRPr="00A017B4" w:rsidRDefault="00DB3364" w:rsidP="00827FB8">
      <w:pPr>
        <w:pStyle w:val="Heading1"/>
      </w:pPr>
      <w:r w:rsidRPr="00A017B4">
        <w:t>IV. Discussion</w:t>
      </w:r>
    </w:p>
    <w:p w14:paraId="6246F010" w14:textId="1976056C" w:rsidR="00055198" w:rsidRPr="00A017B4" w:rsidRDefault="00055198" w:rsidP="00055198">
      <w:pPr>
        <w:pStyle w:val="PARAIndent"/>
      </w:pPr>
      <w:r w:rsidRPr="00A017B4">
        <w:t xml:space="preserve">The FRIENDS device represents a departure from most conventional puff-topography approaches that require aerosol to flow through external sensor assemblies. FRIENDS detects the near-field electromagnetic pulses generated by current flowing through the ENDS atomizer coil. This permits attachment to the exterior of the ENDS body without electrical </w:t>
      </w:r>
      <w:r w:rsidRPr="00A017B4">
        <w:t>connection to internal circuitry or pneumatic connection to the airpath. Many modern refillable, pod-based, and rechargeable ENDS employ pulse-width modulation of atomizer current, producing a continuous electromagnetic signature throughout each puff. However, some lower-cost closed-system disposables use simple on/off switching, generating only brief transients at puff onset and offset. For these devices, an optional thermistor positioned in the mouthpiece provides thermal confirmation that detected electrical events correspond to actual puffs. This multimodal approach combines electromagnetic detection as the primary channel with thermal confirmation as a secondary measure. This approach extends FRIENDS applicability across the ENDS spectrum while maintaining high accuracy across devices spanning disposable, pod, and refillable form factors.</w:t>
      </w:r>
    </w:p>
    <w:p w14:paraId="56747977" w14:textId="0A00E99E" w:rsidR="00055198" w:rsidRPr="00A017B4" w:rsidRDefault="00055198" w:rsidP="00055198">
      <w:pPr>
        <w:pStyle w:val="PARAIndent"/>
      </w:pPr>
      <w:bookmarkStart w:id="698" w:name="_Hlk227075511"/>
      <w:r w:rsidRPr="00A017B4">
        <w:t xml:space="preserve">Bench lifecycle testing demonstrated that FRIENDS maintained accurate puff detection across the full operational lifetime of each ENDS device, from full charge and e-liquid to depletion. Puff count accuracy was high across </w:t>
      </w:r>
      <w:del w:id="699" w:author="Edward Sazonov" w:date="2026-08-04T16:11:00Z" w16du:dateUtc="2026-08-04T21:11:00Z">
        <w:r w:rsidRPr="00A017B4" w:rsidDel="006616DB">
          <w:delText>24</w:delText>
        </w:r>
      </w:del>
      <w:ins w:id="700" w:author="Edward Sazonov" w:date="2026-08-04T16:11:00Z" w16du:dateUtc="2026-08-04T21:11:00Z">
        <w:r w:rsidR="006616DB">
          <w:t>26</w:t>
        </w:r>
      </w:ins>
      <w:r w:rsidRPr="00A017B4">
        <w:t xml:space="preserve"> devices, indicating that detection reliability does not degrade as battery voltage drops or e-liquid is consumed. </w:t>
      </w:r>
      <w:bookmarkEnd w:id="698"/>
      <w:r w:rsidRPr="00A017B4">
        <w:t xml:space="preserve">Agreement between FRIENDS-measured atomizer activation duration and programmed puff duration showed a mean relative error of </w:t>
      </w:r>
      <w:ins w:id="701" w:author="Md Rafi Islam" w:date="2026-08-12T11:52:00Z" w16du:dateUtc="2026-08-12T16:52:00Z">
        <w:r w:rsidR="00DF23DC">
          <w:t>6</w:t>
        </w:r>
      </w:ins>
      <w:del w:id="702" w:author="Md Rafi Islam" w:date="2026-08-12T11:52:00Z" w16du:dateUtc="2026-08-12T16:52:00Z">
        <w:r w:rsidRPr="00A017B4" w:rsidDel="00DF23DC">
          <w:delText>7</w:delText>
        </w:r>
      </w:del>
      <w:r w:rsidRPr="00A017B4">
        <w:t>.</w:t>
      </w:r>
      <w:ins w:id="703" w:author="Md Rafi Islam" w:date="2026-08-12T11:52:00Z" w16du:dateUtc="2026-08-12T16:52:00Z">
        <w:r w:rsidR="00DF23DC">
          <w:t>88</w:t>
        </w:r>
      </w:ins>
      <w:del w:id="704" w:author="Md Rafi Islam" w:date="2026-08-12T11:52:00Z" w16du:dateUtc="2026-08-12T16:52:00Z">
        <w:r w:rsidRPr="00A017B4" w:rsidDel="00DF23DC">
          <w:delText>59</w:delText>
        </w:r>
      </w:del>
      <w:r w:rsidRPr="00A017B4">
        <w:t xml:space="preserve">% across devices, ranging from </w:t>
      </w:r>
      <w:del w:id="705" w:author="Md Rafi Islam" w:date="2026-08-12T12:43:00Z" w16du:dateUtc="2026-08-12T17:43:00Z">
        <w:r w:rsidRPr="00A017B4" w:rsidDel="009E312F">
          <w:delText xml:space="preserve">less than </w:delText>
        </w:r>
      </w:del>
      <w:ins w:id="706" w:author="Md Rafi Islam" w:date="2026-08-12T11:52:00Z" w16du:dateUtc="2026-08-12T16:52:00Z">
        <w:r w:rsidR="0082403D">
          <w:t>0.74</w:t>
        </w:r>
      </w:ins>
      <w:del w:id="707" w:author="Md Rafi Islam" w:date="2026-08-12T11:52:00Z" w16du:dateUtc="2026-08-12T16:52:00Z">
        <w:r w:rsidRPr="00A017B4" w:rsidDel="0082403D">
          <w:delText>1</w:delText>
        </w:r>
      </w:del>
      <w:r w:rsidRPr="00A017B4">
        <w:t xml:space="preserve">% for the Juul to 18.90% for the NJOY ACE. Because the inductive pickup detects atomizer coil activation directly, the recorded duration reflects actual heating element engagement rather than a proxy measure. The device-to-device variation in agreement with programmed puff duration likely reflects differences in how individual ENDS controllers manage atomizer activation, such as startup delays or power tapering. </w:t>
      </w:r>
    </w:p>
    <w:p w14:paraId="4D64BA66" w14:textId="0ACFE164" w:rsidR="00055198" w:rsidRPr="00A017B4" w:rsidRDefault="00055198" w:rsidP="00055198">
      <w:pPr>
        <w:pStyle w:val="PARAIndent"/>
      </w:pPr>
      <w:del w:id="708" w:author="Reviewer-Response Edit" w:date="2026-08-04T00:00:00Z">
        <w:r w:rsidRPr="00A017B4">
          <w:delText>Hybrid bench/free-living testing was designed to isolate</w:delText>
        </w:r>
      </w:del>
      <w:ins w:id="709" w:author="Reviewer-Response Edit" w:date="2026-08-04T00:00:00Z">
        <w:del w:id="710" w:author="Edward Sazonov" w:date="2026-08-04T13:40:00Z" w16du:dateUtc="2026-08-04T18:40:00Z">
          <w:r w:rsidRPr="00A017B4" w:rsidDel="005E14C6">
            <w:delText>Hybrid bench/daily-carry e</w:delText>
          </w:r>
        </w:del>
      </w:ins>
      <w:ins w:id="711" w:author="Edward Sazonov" w:date="2026-08-04T14:36:00Z" w16du:dateUtc="2026-08-04T19:36:00Z">
        <w:r w:rsidR="00543DDA" w:rsidRPr="00A017B4">
          <w:t xml:space="preserve">Hybrid bench/daily-carry robustness test </w:t>
        </w:r>
      </w:ins>
      <w:ins w:id="712" w:author="Reviewer-Response Edit" w:date="2026-08-04T00:00:00Z">
        <w:del w:id="713" w:author="Edward Sazonov" w:date="2026-08-04T14:36:00Z" w16du:dateUtc="2026-08-04T19:36:00Z">
          <w:r w:rsidRPr="00A017B4" w:rsidDel="00543DDA">
            <w:delText>nvironmental</w:delText>
          </w:r>
        </w:del>
        <w:del w:id="714" w:author="Edward Sazonov" w:date="2026-08-04T13:41:00Z" w16du:dateUtc="2026-08-04T18:41:00Z">
          <w:r w:rsidRPr="00A017B4" w:rsidDel="005E14C6">
            <w:delText>-robustness</w:delText>
          </w:r>
        </w:del>
        <w:del w:id="715" w:author="Edward Sazonov" w:date="2026-08-04T14:36:00Z" w16du:dateUtc="2026-08-04T19:36:00Z">
          <w:r w:rsidRPr="00A017B4" w:rsidDel="00543DDA">
            <w:delText xml:space="preserve"> testing </w:delText>
          </w:r>
        </w:del>
        <w:r w:rsidRPr="00A017B4">
          <w:t>was designed to isolate</w:t>
        </w:r>
      </w:ins>
      <w:r w:rsidRPr="00A017B4">
        <w:t xml:space="preserve"> the effect of real-world </w:t>
      </w:r>
      <w:del w:id="716" w:author="Edward Sazonov" w:date="2026-08-04T14:36:00Z" w16du:dateUtc="2026-08-04T19:36:00Z">
        <w:r w:rsidRPr="00A017B4" w:rsidDel="00543DDA">
          <w:delText xml:space="preserve">electromagnetic </w:delText>
        </w:r>
      </w:del>
      <w:r w:rsidRPr="00A017B4">
        <w:t xml:space="preserve">interference from consumer electronics, body movement, variable pocket orientations, and temperature fluctuations from the variability of human vaping behavior, by using machine-generated puffs as a known reference during daily carry. </w:t>
      </w:r>
      <w:del w:id="717" w:author="Md Rafi Islam" w:date="2026-08-14T15:11:00Z" w16du:dateUtc="2026-08-14T20:11:00Z">
        <w:r w:rsidRPr="00A017B4" w:rsidDel="00E61066">
          <w:delText xml:space="preserve">Over </w:delText>
        </w:r>
      </w:del>
      <w:ins w:id="718" w:author="Md Rafi Islam" w:date="2026-08-14T15:11:00Z" w16du:dateUtc="2026-08-14T20:11:00Z">
        <w:r w:rsidR="00E61066" w:rsidRPr="00E61066">
          <w:t>Over five days of continuous wear without recharging the FRIENDS device, the system achieved 97.40% precision (95% CI 93.86–99.77) and 95.56% recall (95% CI 91.22–99.11) at the detection threshold of 0.4s</w:t>
        </w:r>
      </w:ins>
      <w:del w:id="719" w:author="Md Rafi Islam" w:date="2026-08-14T15:11:00Z" w16du:dateUtc="2026-08-14T20:11:00Z">
        <w:r w:rsidRPr="00A017B4" w:rsidDel="00E61066">
          <w:delText xml:space="preserve">five days of continuous wear without recharging the FRIENDS device, the system achieved 97.6% ± </w:delText>
        </w:r>
      </w:del>
      <w:del w:id="720" w:author="Md Rafi Islam" w:date="2026-08-12T13:11:00Z" w16du:dateUtc="2026-08-12T18:11:00Z">
        <w:r w:rsidRPr="00A017B4" w:rsidDel="008971BB">
          <w:delText>5.2</w:delText>
        </w:r>
      </w:del>
      <w:del w:id="721" w:author="Md Rafi Islam" w:date="2026-08-14T15:11:00Z" w16du:dateUtc="2026-08-14T20:11:00Z">
        <w:r w:rsidRPr="00A017B4" w:rsidDel="00E61066">
          <w:delText>% precision and 95.</w:delText>
        </w:r>
      </w:del>
      <w:del w:id="722" w:author="Md Rafi Islam" w:date="2026-08-12T13:07:00Z" w16du:dateUtc="2026-08-12T18:07:00Z">
        <w:r w:rsidRPr="00A017B4" w:rsidDel="008971BB">
          <w:delText>2</w:delText>
        </w:r>
      </w:del>
      <w:del w:id="723" w:author="Md Rafi Islam" w:date="2026-08-14T15:11:00Z" w16du:dateUtc="2026-08-14T20:11:00Z">
        <w:r w:rsidRPr="00A017B4" w:rsidDel="00E61066">
          <w:delText>% ± 6.</w:delText>
        </w:r>
      </w:del>
      <w:del w:id="724" w:author="Md Rafi Islam" w:date="2026-08-12T13:11:00Z" w16du:dateUtc="2026-08-12T18:11:00Z">
        <w:r w:rsidRPr="00A017B4" w:rsidDel="008971BB">
          <w:delText>0</w:delText>
        </w:r>
      </w:del>
      <w:del w:id="725" w:author="Md Rafi Islam" w:date="2026-08-14T15:11:00Z" w16du:dateUtc="2026-08-14T20:11:00Z">
        <w:r w:rsidRPr="00A017B4" w:rsidDel="00E61066">
          <w:delText>% recall at the detection threshold of 0.4s</w:delText>
        </w:r>
      </w:del>
      <w:r w:rsidRPr="00A017B4">
        <w:t xml:space="preserve">. Both device categories maintained high performance: the NJOY ACE (pod system, inductive pickup alone) and the Geek Bar Pulse X (rechargeable disposable, thermistor-assisted detection). </w:t>
      </w:r>
      <w:bookmarkStart w:id="726" w:name="_Hlk227074015"/>
      <w:r w:rsidRPr="00A017B4">
        <w:t>The modest reduction in accuracy from bench to hybrid conditions quantifies the cost of real-world electromagnetic exposure at approximately 2–3 percentage points, confirming that environmental interference is manageable with threshold-based filtering, which is simple and interpretable. Threshold selection showed stable out-of-fold performance for 0.4s threshold that was used in the laboratory validation.</w:t>
      </w:r>
    </w:p>
    <w:bookmarkEnd w:id="726"/>
    <w:p w14:paraId="2C4FB1AC" w14:textId="55F0B8E4" w:rsidR="00055198" w:rsidRPr="00A017B4" w:rsidRDefault="00055198" w:rsidP="00055198">
      <w:pPr>
        <w:pStyle w:val="PARAIndent"/>
      </w:pPr>
      <w:r w:rsidRPr="00A017B4">
        <w:t xml:space="preserve">Laboratory validation with human participants confirmed that FRIENDS accurately detects naturalistic vaping behavior, achieving an average F1 score of 0.92 against video-coded </w:t>
      </w:r>
      <w:r w:rsidRPr="00A017B4">
        <w:lastRenderedPageBreak/>
        <w:t xml:space="preserve">ground truth. These results reflect the additional variability introduced by natural puffing behavior, including short puffs, rapid puff clusters, and variable device handling, that may not be captured by machine-generated protocols. </w:t>
      </w:r>
    </w:p>
    <w:p w14:paraId="085FEC6E" w14:textId="7AB8EC25" w:rsidR="00055198" w:rsidRPr="00A017B4" w:rsidRDefault="00055198" w:rsidP="00055198">
      <w:pPr>
        <w:pStyle w:val="PARAIndent"/>
      </w:pPr>
      <w:bookmarkStart w:id="727" w:name="_Hlk227073534"/>
      <w:r w:rsidRPr="00A017B4">
        <w:t>The touch sensor analysis revealed that only 3</w:t>
      </w:r>
      <w:ins w:id="728" w:author="Delwar Hossain" w:date="2026-08-17T12:05:00Z" w16du:dateUtc="2026-08-17T17:05:00Z">
        <w:r w:rsidR="000D2EA6">
          <w:t>6</w:t>
        </w:r>
      </w:ins>
      <w:del w:id="729" w:author="Delwar Hossain" w:date="2026-08-17T12:05:00Z" w16du:dateUtc="2026-08-17T17:05:00Z">
        <w:r w:rsidRPr="00A017B4" w:rsidDel="000D2EA6">
          <w:delText>3</w:delText>
        </w:r>
      </w:del>
      <w:r w:rsidRPr="00A017B4">
        <w:t>% of detected puffs were accompanied by a concurrent touch event, resulting in sharply reduced recall (0.3</w:t>
      </w:r>
      <w:ins w:id="730" w:author="Delwar Hossain" w:date="2026-08-17T12:16:00Z" w16du:dateUtc="2026-08-17T17:16:00Z">
        <w:r w:rsidR="00140827">
          <w:t>4</w:t>
        </w:r>
      </w:ins>
      <w:del w:id="731" w:author="Delwar Hossain" w:date="2026-08-17T12:16:00Z" w16du:dateUtc="2026-08-17T17:16:00Z">
        <w:r w:rsidRPr="00A017B4" w:rsidDel="00140827">
          <w:delText>0</w:delText>
        </w:r>
      </w:del>
      <w:r w:rsidRPr="00A017B4">
        <w:t xml:space="preserve">) when touch was used as a gating criterion. This finding indicates that participants frequently vape without maintaining sustained contact with the FRIENDS touch sensor, likely holding the ENDS body itself rather than the attached monitor. </w:t>
      </w:r>
    </w:p>
    <w:bookmarkEnd w:id="727"/>
    <w:p w14:paraId="62FDDC60" w14:textId="572F9CD5" w:rsidR="00055198" w:rsidRPr="00A017B4" w:rsidRDefault="00055198" w:rsidP="00055198">
      <w:pPr>
        <w:pStyle w:val="PARAIndent"/>
      </w:pPr>
      <w:r w:rsidRPr="00A017B4">
        <w:t xml:space="preserve">The strong correlation between FRIENDS-measured and video-coded puff durations (r = 0.87, p &amp;amp;lt; 0.001) confirms that the device reliably captures individual differences in puffing behavior. </w:t>
      </w:r>
      <w:del w:id="732" w:author="Reviewer-Response Edit" w:date="2026-08-04T00:00:00Z">
        <w:r w:rsidRPr="00A017B4">
          <w:delText>The systematic bias of 0.53 s (FRIENDS shorter than video) does not represent measurement error but rather the inherent difference between a behavioral definition of puff duration (mouthpiece-to-lip contact) and an electromechanical one (atomizer energization).</w:delText>
        </w:r>
      </w:del>
      <w:ins w:id="733" w:author="Delwar Hossain" w:date="2026-08-17T12:16:00Z" w16du:dateUtc="2026-08-17T17:16:00Z">
        <w:r w:rsidR="00140827">
          <w:t xml:space="preserve"> </w:t>
        </w:r>
      </w:ins>
      <w:ins w:id="734" w:author="Reviewer-Response Edit" w:date="2026-08-04T00:00:00Z">
        <w:r w:rsidRPr="00A017B4">
          <w:t>The bias of 0.53 s (FRIENDS shorter than video) is interpreted primarily as a difference in construct between a behavioral definition of puff duration (mouthpiece-to-lip contact) and an electromechanical one (atomizer energization), rather than as measurement error alone; the two contributions cannot be separated with the present reference standard.</w:t>
        </w:r>
      </w:ins>
      <w:r w:rsidRPr="00A017B4">
        <w:t xml:space="preserve"> </w:t>
      </w:r>
      <w:ins w:id="735" w:author="Delwar Hossain" w:date="2026-08-17T12:17:00Z">
        <w:r w:rsidR="00140827" w:rsidRPr="00140827">
          <w:rPr>
            <w:b/>
            <w:bCs/>
          </w:rPr>
          <w:t xml:space="preserve">The disagreement between </w:t>
        </w:r>
      </w:ins>
      <w:ins w:id="736" w:author="Delwar Hossain" w:date="2026-08-17T12:18:00Z" w16du:dateUtc="2026-08-17T17:18:00Z">
        <w:r w:rsidR="00140827">
          <w:rPr>
            <w:b/>
            <w:bCs/>
          </w:rPr>
          <w:t>video and FRIENDS</w:t>
        </w:r>
      </w:ins>
      <w:ins w:id="737" w:author="Delwar Hossain" w:date="2026-08-17T12:17:00Z">
        <w:r w:rsidR="00140827" w:rsidRPr="00140827">
          <w:rPr>
            <w:b/>
            <w:bCs/>
          </w:rPr>
          <w:t xml:space="preserve"> also increased with puff duration (proportional bias r = 0.59, p = 0.004), consistent with the construct explanation above: longer puffs likely involve proportionally more mouthpiece-to-lip contact time before and after atomizer activation, widening the gap between the behavioral and electromechanical definitions as puff duration increases.</w:t>
        </w:r>
        <w:r w:rsidR="00140827" w:rsidRPr="00140827">
          <w:t xml:space="preserve"> </w:t>
        </w:r>
      </w:ins>
      <w:del w:id="738" w:author="Reviewer-Response Edit" w:date="2026-08-04T00:00:00Z">
        <w:r w:rsidRPr="00A017B4">
          <w:delText>For research applications, atomizer activation duration may be the more relevant quantity, as it directly determines aerosol production and nicotine delivery.</w:delText>
        </w:r>
      </w:del>
      <w:ins w:id="739" w:author="Reviewer-Response Edit" w:date="2026-08-04T00:00:00Z">
        <w:r w:rsidRPr="00A017B4">
          <w:t>For research applications, atomizer-activation duration may be the more relevant quantity, as it is one determinant of aerosol generation, together with coil power, airflow, puff volume, e-liquid properties, and device control behavior. FRIENDS does not measure inhaled aerosol mass or delivered nicotine dose, and activation duration should not be interpreted as a direct measure of either.</w:t>
        </w:r>
      </w:ins>
      <w:r w:rsidRPr="00A017B4">
        <w:t xml:space="preserve"> Although comparison with commercial puff-topography systems would be useful for cross-platform benchmarking, validity can be established directly against independent ground-truth references, such as video observation or controlled puff generators </w:t>
      </w:r>
    </w:p>
    <w:p w14:paraId="3FFC335B" w14:textId="3E1A16C9" w:rsidR="00055198" w:rsidRPr="00A017B4" w:rsidRDefault="00055198" w:rsidP="00055198">
      <w:pPr>
        <w:pStyle w:val="PARAIndent"/>
      </w:pPr>
      <w:r w:rsidRPr="00A017B4">
        <w:t xml:space="preserve">The FRIENDS device imposes minimal burden on users: it requires no interaction during operation, provides no feedback that might influence behavior, and attaches unobtrusively to the ENDS body. These characteristics suggest potential for low reactivity compared to conventional topography systems, though this advantage will need to be confirmed experimentally. </w:t>
      </w:r>
    </w:p>
    <w:p w14:paraId="494AF3CA" w14:textId="57053DEC" w:rsidR="00055198" w:rsidRPr="00A017B4" w:rsidRDefault="00055198" w:rsidP="00055198">
      <w:pPr>
        <w:pStyle w:val="PARAIndent"/>
      </w:pPr>
      <w:r w:rsidRPr="00A017B4">
        <w:t xml:space="preserve">FRIENDS builds upon our prior work on the Personal Automatic Cigarette Tracker (PACT) system for monitoring combustible cigarette smoking </w:t>
      </w:r>
      <w:r w:rsidRPr="00A017B4">
        <w:fldChar w:fldCharType="begin"/>
      </w:r>
      <w:r w:rsidRPr="00A017B4">
        <w:instrText xml:space="preserve"> ADDIN ZOTERO_ITEM CSL_CITATION {"citationID":"Ull0PCkx","properties":{"formattedCitation":"[33], [34], [35], [36], [37]","plainCitation":"[33], [34], [35], [36], [37]","noteIndex":0},"citationItems":[{"id":2271,"uris":["http://zotero.org/groups/40885/items/A9XSB5KP"],"itemData":{"id":2271,"type":"article-journal","container-title":"Journal of Studies on Alcohol and Drugs","issue":"6","page":"956","source":"www.jsad.com","title":"A Wearable Sensor System for Monitoring Cigarette Smoking","volume":"74","author":[{"family":"Sazonov","given":"Edward"},{"family":"Lopez-Meyer","given":"Paulo"},{"family":"Tiffany","given":"Stephen"}],"issued":{"date-parts":[["2013",11,1]]}}},{"id":2430,"uris":["http://zotero.org/groups/40885/items/MMVIZ253"],"itemData":{"id":2430,"type":"article-journal","abstract":"Common methods for monitoring of cigarette smoking, such as portable puff-topography instruments or self-report questionnaires, tend to be biased due to conscious or unconscious underreporting. Additionally, these methods may change the natural smoking behavior of individuals. Our long term objective is the development of a wearable non-invasive monitoring system (Personal Automatic Cigarette Tracker – PACT) to reliably monitor cigarette smoking behavior under free living conditions. PACT monitors smoking by observing characteristic breathing patterns of smoke inhalations that follow a cigarette-to-mouth hand gesture. As envisioned, PACT does not rely on self-report or require any conscious effort from the user. A major element of the PACT is a proximity sensor that detects typical cigarette-to-mouth gesture during cigarette smoking. This study describes the design and validation of a prototype RF proximity sensor that captures hand-to-mouth gestures with a high sensitivity (0.90), and a methodology that can reject up to 68% of artifacts gestures originating from activities other than cigarette smoking.","container-title":"The Open Biomedical Engineering Journal","DOI":"10.2174/1874120701307010041","ISSN":"1874-1207","journalAbbreviation":"Open Biomed Eng J","page":"41-49","PMID":"23723954","PMCID":"PMC3664461","source":"PubMed Central","title":"Detection of Hand-to-Mouth Gestures Using a RF Operated Proximity Sensor for Monitoring Cigarette Smoking","volume":"9","author":[{"family":"Lopez-Meyer","given":"Paulo"},{"family":"Patil","given":"Yogendra"},{"family":"Tiffany","given":"Tiffany"},{"family":"Sazonov","given":"Edward"}],"issued":{"date-parts":[["2013",4,5]]}}},{"id":3070,"uris":["http://zotero.org/groups/40885/items/T5HSSW3G"],"itemData":{"id":3070,"type":"article-journal","abstract":"Cigarette smoking is a serious risk factor for cancer, cardiovascular, and pulmonary diseases. Current methods of monitoring of cigarette smoking habits rely on various forms of self-report that are prone to errors and under reporting. This paper presents a first step in the development of a methodology for accurate and objective assessment of smoking using noninvasive wearable sensors (Personal Automatic Cigarette Tracker-PACT) by demonstrating feasibility of automatic recognition of smoke inhalations from signals arising from continuous monitoring of breathing and hand-to-mouth gestures by support vector machine classifiers. The performance of subject-dependent (individually calibrated) models was compared to performance of subject-independent (group) classification models. The models were trained and validated on a dataset collected from 20 subjects performing 12 different activities representative of everyday living (total duration 19.5 h or 21,411 breath cycles). Precision and recall were used as the accuracy metrics. Group models obtained 87% and 80% of average precision and recall, respectively. Individual models resulted in 90% of average precision and recall, indicating a significant presence of individual traits in signal patterns. These results suggest the feasibility of monitoring cigarette smoking by means of a wearable and noninvasive sensor system in free living conditions.","container-title":"IEEE transactions on bio-medical engineering","DOI":"10.1109/TBME.2013.2243729","ISSN":"1558-2531","issue":"7","journalAbbreviation":"IEEE Trans Biomed Eng","language":"eng","page":"1867-1872","PMID":"23372073","source":"NCBI PubMed","title":"Monitoring of cigarette smoking using wearable sensors and support vector machines","volume":"60","author":[{"family":"Lopez-Meyer","given":"Paulo"},{"family":"Tiffany","given":"Stephen"},{"family":"Patil","given":"Yogendra"},{"family":"Sazonov","given":"Edward"}],"issued":{"date-parts":[["2013",7]]}}},{"id":3501,"uris":["http://zotero.org/groups/40885/items/H8N7XX33"],"itemData":{"id":3501,"type":"article-journal","abstract":"This paper presents the development and validation of a novel multi-sensory wearable system (Personal Automatic Cigarette Tracker v2 or PACT2.0) for monitoring of cigarette smoking in free-living conditions. The contributions of the PACT2.0 system are: (1) the implementation of a complete sensor suite for monitoring of all major behavioral manifestations of cigarette smoking (lighting events, hand-to-mouth gestures, and smoke inhalations); (2) a miniaturization of the sensor hardware to enable its applicability in naturalistic settings; and (3) an introduction of new sensor modalities that may provide additional insight into smoking behavior e.g., Global Positioning System (GPS), pedometer and Electrocardiogram(ECG) or provide an easy-to-use alternative (e.g., bio-impedance respiration sensor) to traditional sensors. PACT2.0 consists of three custom-built devices: an instrumented lighter, a hand module, and a chest module. The instrumented lighter is capable of recording the time and duration of all lighting events. The hand module integrates Inertial Measurement Unit (IMU) and a Radio Frequency (RF) transmitter to track the hand-to-mouth gestures. The module also operates as a pedometer. The chest module monitors the breathing (smoke inhalation) patterns (inductive and bio-impedance respiratory sensors), cardiac activity (ECG sensor), chest movement (three-axis accelerometer), hand-to-mouth proximity (RF receiver), and captures the geo-position of the subject (GPS receiver). The accuracy of PACT2.0 sensors was evaluated in bench tests and laboratory experiments. Use of PACT2.0 for data collection in the community was validated in a 24 h study on 40 smokers. Of 943 h of recorded data, 98.6% of the data was found usable for computer analysis. The recorded information included 549 lighting events, 522/504 consumed cigarettes (from lighter data/self-registered data, respectively), 20,158/22,207 hand-to-mouth gestures (from hand IMU/proximity sensor, respectively) and 114,217/112,175 breaths (from the respiratory inductive plethysmograph (RIP)/bio-impedance sensor, respectively). The proposed system scored 8.3 ± 0.31 out of 10 on a post-study acceptability survey. The results suggest that PACT2.0 presents a reliable platform for studying of smoking behavior at the community level.","container-title":"Electronics","DOI":"10.3390/electronics6040104","ISSN":"2079-9292","issue":"4","journalAbbreviation":"Electronics (Basel)","PMID":"29607211","PMCID":"PMC5877467","source":"PubMed Central","title":"Development of a Multisensory Wearable System for Monitoring Cigarette Smoking Behavior in Free-Living Conditions","URL":"https://www.ncbi.nlm.nih.gov/pmc/articles/PMC5877467/","volume":"6","author":[{"family":"Imtiaz","given":"Masudul Haider"},{"family":"Ramos-Garcia","given":"Raul I."},{"family":"Senyurek","given":"Volkan Yusuf"},{"family":"Tiffany","given":"Stephen"},{"family":"Sazonov","given":"Edward"}],"accessed":{"date-parts":[["2020",4,9]]},"issued":{"date-parts":[["2017",12]]}}},{"id":3638,"uris":["http://zotero.org/groups/40885/items/37GTN728"],"itemData":{"id":3638,"type":"article-journal","abstract":"In recent years, a number of wearable approaches have been introduced for objective monitoring of cigarette smoking based on monitoring of hand gestures, breathing or cigarette lighting events. However, non-reactive, objective and accurate measurement of everyday cigarette consumption in the wild remains a challenge. This study utilizes a wearable sensor system (Personal Automatic Cigarette Tracker 2.0, PACT2.0) and proposes a method that integrates information from an instrumented lighter and a 6-axis Inertial Measurement Unit (IMU) on the wrist for accurate detection of smoking events. The PACT2.0 was utilized in a study of 35 moderate to heavy smokers in both controlled (1.5–2 h) and unconstrained free-living conditions (~24 h). The collected dataset contained approximately 871 h of IMU data, 463 lighting events, and 443 cigarettes. The proposed method identified smoking events from the cigarette lighter data and estimated puff counts by detecting hand-to-mouth gestures (HMG) in the IMU data by a Support Vector Machine (SVM) classifier. The leave-one-subject-out (LOSO) cross-validation on the data from the controlled portion of the study achieved high accuracy and F1-score of smoking event detection and estimation of puff counts (97%/98% and 93%/86%, respectively). The results of validation in free-living demonstrate 84.9% agreement with self-reported cigarettes. These results suggest that an IMU and instrumented lighter may potentially be used in studies of smoking behavior under natural conditions.","container-title":"Sensors (Basel, Switzerland)","DOI":"10.3390/s19030570","ISSN":"1424-8220","issue":"3","journalAbbreviation":"Sensors (Basel)","PMID":"30700056","PMCID":"PMC6387353","source":"PubMed Central","title":"Cigarette Smoking Detection with an Inertial Sensor and a Smart Lighter","URL":"https://www.ncbi.nlm.nih.gov/pmc/articles/PMC6387353/","volume":"19","author":[{"family":"Senyurek","given":"Volkan"},{"family":"Imtiaz","given":"Masudul"},{"family":"Belsare","given":"Prajakta"},{"family":"Tiffany","given":"Stephen"},{"family":"Sazonov","given":"Edward"}],"accessed":{"date-parts":[["2021",3,15]]},"issued":{"date-parts":[["2019",1,29]]}}}],"schema":"https://github.com/citation-style-language/schema/raw/master/csl-citation.json"} </w:instrText>
      </w:r>
      <w:r w:rsidRPr="00A017B4">
        <w:fldChar w:fldCharType="separate"/>
      </w:r>
      <w:r w:rsidRPr="00A017B4">
        <w:t>[33], [34], [35], [36], [37]</w:t>
      </w:r>
      <w:r w:rsidRPr="00A017B4">
        <w:fldChar w:fldCharType="end"/>
      </w:r>
      <w:r w:rsidRPr="00A017B4">
        <w:t xml:space="preserve">. However, FRIENDS favorably compares both in terms of accuracy and user burden. In laboratory human testing, FRIENDS achieved an F1 score of 0.92, whereas PACT </w:t>
      </w:r>
      <w:r w:rsidRPr="00A017B4">
        <w:t xml:space="preserve">achieved an F1 score of 0.83 for smoke inhalation detection. FRIENDS also imposes lower user burden because PACT required breathing sensors </w:t>
      </w:r>
      <w:r w:rsidRPr="00A017B4">
        <w:fldChar w:fldCharType="begin"/>
      </w:r>
      <w:r w:rsidRPr="00A017B4">
        <w:instrText xml:space="preserve"> ADDIN ZOTERO_ITEM CSL_CITATION {"citationID":"PlHwSfEH","properties":{"unsorted":false,"formattedCitation":"[38], [39]","plainCitation":"[38], [39]","noteIndex":0},"citationItems":[{"id":10571,"uris":["http://zotero.org/groups/40885/items/MVTIWRA3"],"itemData":{"id":10571,"type":"article-journal","abstract":"In this paper, we propose a system that is capable of detecting the breath rate of an athlete. Furthermore, we investigate equivalences with the tidal volume over the inclination angle of the thorax to analyze correlations with the respiratory minute volume which is the product of the breath rate and the tidal volume. Inertial-based sensors such as gyroscopes and accelerometers are utilized to analyze thoracic extensions. To counteract interferences with body movements, we use two inertial sensors. One sensor is attached on the chest of an athlete, while the other is located on the back. Therefore, thoracic extensions can be determined differentially. To extract the required data out of two signals, the system has to be calibrated first so the axes of the sensors are aligned to each other. All calculations are done on a digital signal processor that is implemented on the system.","container-title":"IEEE Transactions on Instrumentation and Measurement","DOI":"10.1109/TIM.2018.2889363","ISSN":"1557-9662","issue":"11","page":"4268-4275","source":"IEEE Xplore","title":"Inertial Sensor-Based Respiration Analysis","volume":"68","author":[{"family":"Karacocuk","given":"Gürkan"},{"family":"Höflinger","given":"Fabian"},{"family":"Zhang","given":"Rui"},{"family":"Reindl","given":"Leonhard M."},{"family":"Laufer","given":"Bernhard"},{"family":"Möller","given":"Knut"},{"family":"Röell","given":"Mareike"},{"family":"Zdzieblik","given":"Denise"}],"issued":{"date-parts":[["2019",11]]}}},{"id":10569,"uris":["http://zotero.org/groups/40885/items/BWGDQWZU"],"itemData":{"id":10569,"type":"article-journal","abstract":"Wearable sensors can be exploited for the indirect estimation of physiological parameters, such as breathing rate (BR). Indeed, BR is a significative quantity for both general health status monitoring and diagnostic purposes; however, standard methods for its assessment are often uncomfortable and mainly used for punctual (or brief, anyway) measurements. This article aims to perform an uncertainty analysis of BR indirect estimation made starting from electrocardiographic signals gathered through wearable sensors, namely, a cardiac belt (Zephyr BioHarness 3.0) and a smartwatch (Samsung Galaxy Watch3). Three different estimation methods were employed, considering respiratory sinus arrhythmia (RSA), signal amplitude modulation (AM), and machine learning (ML)-based techniques. Finally, the Monte Carlo simulation method was exploited for the measurement uncertainty estimation, including both sensors (hardware) and algorithms (software) contributions in the measurement chain. The results show that both the considered sensors are quite accurate (almost null bias) and precise (±[3, 5] bpm, depending on the estimation method) in the estimation of BR with the three different estimation algorithms. A slightly higher precision is obtained for the cardiac belt (a reduced 95% confidence interval is reported, with a maximum reduction of 4 bpm depending on the estimation algorithm), whose results are also more strongly correlated to the reference ones (Pearson’s correlation coefficient \\ge 0.75 in all the three methods). The Monte Carlo simulation evidenced that the ML-based method is the most robust with respect to the sensors’ uncertainty (with no differences in the output uncertainty with respect to the sensors’ uncertainty in input); moreover, the higher precision of the cardiac belt with respect to the smartwatch was confirmed (−1 bpm in the output uncertainty) if RSA- and AM-based methods are considered.","container-title":"IEEE Transactions on Instrumentation and Measurement","DOI":"10.1109/TIM.2024.3372222","ISSN":"1557-9662","page":"1-8","source":"IEEE Xplore","title":"Indirect Estimation of Breathing Rate Using Wearable Devices","volume":"73","author":[{"family":"Cosoli","given":"Gloria"},{"family":"Antognoli","given":"Luca"},{"family":"Panni","given":"Luna"},{"family":"Scalise","given":"Lorenzo"}],"issued":{"date-parts":[["2024"]]}}}],"schema":"https://github.com/citation-style-language/schema/raw/master/csl-citation.json"} </w:instrText>
      </w:r>
      <w:r w:rsidRPr="00A017B4">
        <w:fldChar w:fldCharType="separate"/>
      </w:r>
      <w:r w:rsidRPr="00A017B4">
        <w:t>[38], [39]</w:t>
      </w:r>
      <w:r w:rsidRPr="00A017B4">
        <w:fldChar w:fldCharType="end"/>
      </w:r>
      <w:r w:rsidRPr="00A017B4">
        <w:t xml:space="preserve">, wrist-mounted IMUs </w:t>
      </w:r>
      <w:r w:rsidRPr="00A017B4">
        <w:fldChar w:fldCharType="begin"/>
      </w:r>
      <w:r w:rsidRPr="00A017B4">
        <w:instrText xml:space="preserve"> ADDIN ZOTERO_ITEM CSL_CITATION {"citationID":"wiT9Ai6m","properties":{"unsorted":false,"formattedCitation":"[40]","plainCitation":"[40]","noteIndex":0},"citationItems":[{"id":10573,"uris":["http://zotero.org/groups/40885/items/IS9SBHJB"],"itemData":{"id":10573,"type":"article-journal","abstract":"Robots have become increasingly prevalent in various aspects of daily life. In an increasing number of scenarios, particularly in social contexts, such as those involving delivery robots and self-driving buses, human-robot interaction (HRI) is essential for conveying decision commands to the robot’s control algorithm. The growing convergence of human activity spaces and robot workspaces presents increasingly emergent and challenging interaction scenarios. This transformation necessitates convenient measurement sensor and gesture recognition algorithms with shorter recognition delays and more reliable recognition results. In pursuit of this objective, we propose a novel pipeline for continuous and rapid gesture recognition employing a portable inertial measurement unit (IMU) device. First, we design a lightweight neural network (NN) to distinguish the gesture from daily hand movement (gesture spotting). Then, one lookback window evaluation is inserted between gesture spotting and recognition, aiming to reduce the false positive rate of gesture spotting. Finally, a novel transformer-based model is used to recognize expected hand gestures (gesture recognition), which can consider both cross-time and cross-sensor dependencies. In this study, the IMU data of six gestures are collected from 20 participants for training and validation. The experimental results show that the proposed gesture spotting model detects all gesture movements in the test data with a 0.3% false positive rate. The gesture recognition model achieves better accuracy than multiple state-of-the-art models. Overall, this study proposes an efficient and reliable pipeline for single IMU-based continuous gesture recognition for practical applications.","container-title":"IEEE Transactions on Instrumentation and Measurement","DOI":"10.1109/TIM.2024.3440381","ISSN":"1557-9662","page":"1-15","source":"IEEE Xplore","title":"Continuous Hand Gestures Detection and Recognition in Emergency Human-Robot Interaction Based on the Inertial Measurement Unit","volume":"73","author":[{"family":"Wang","given":"Shaofan"},{"family":"Zhang","given":"Tao"},{"family":"Li","given":"Yuangan"},{"family":"Li","given":"Pengjiao"},{"family":"Wu","given":"Haopeng"},{"family":"Li","given":"Ke"}],"issued":{"date-parts":[["2024"]]}}}],"schema":"https://github.com/citation-style-language/schema/raw/master/csl-citation.json"} </w:instrText>
      </w:r>
      <w:r w:rsidRPr="00A017B4">
        <w:fldChar w:fldCharType="separate"/>
      </w:r>
      <w:r w:rsidRPr="00A017B4">
        <w:t>[40]</w:t>
      </w:r>
      <w:r w:rsidRPr="00A017B4">
        <w:fldChar w:fldCharType="end"/>
      </w:r>
      <w:r w:rsidRPr="00A017B4">
        <w:t>, and other sensors to detect smoking events and individual puffs. The performance advantage reflects the difference in sensing strategy: whereas PACT infers puffs indirectly from breathing patterns and hand gestures, FRIENDS detects atomizer activation directly, a signal that occurs exclusively during vaping. This transition from body-worn behavioral sensing to device-attached sensing represents a significant simplification that may facilitate larger-scale deployment in population studies of ENDS use.</w:t>
      </w:r>
    </w:p>
    <w:p w14:paraId="5B775C08" w14:textId="7687F45F" w:rsidR="00055198" w:rsidRPr="00A017B4" w:rsidRDefault="00055198" w:rsidP="00055198">
      <w:pPr>
        <w:pStyle w:val="PARAIndent"/>
      </w:pPr>
      <w:r w:rsidRPr="00A017B4">
        <w:t>Several limitations of the current FRIENDS implementation need to be acknowledged. The device, which was designed during the “chip shortage” of the COVID-19 pandemic, utilized an underpowered processor that was available at the time but lacked many dedicated peripherals (such as a serial port). Further, during data transfer, spurious interrupts from the touch or RF sensor caused missing bytes in serial transmission or disrupted data written into flash. Additionally, while the thermistor extends compatibility to ENDS devices lacking consistent PWM signatures, its placement within the mouthpiece requires drilling a small hole and sealing around the sensor. While this physical modification introduces some invasiveness relative to the otherwise non-contact design of FRIENDS, it remains substantially less intrusive than approaches requiring direct electrical connection to ENDS circuitry (e.g., PuffPacket). These observations will guide the development of the next generation of the FRIENDS device.</w:t>
      </w:r>
    </w:p>
    <w:p w14:paraId="0E084790" w14:textId="77777777" w:rsidR="00D014DB" w:rsidRPr="00A017B4" w:rsidRDefault="00000000">
      <w:pPr>
        <w:pStyle w:val="BodyText"/>
        <w:rPr>
          <w:ins w:id="740" w:author="Reviewer-Response Edit" w:date="2026-08-04T00:00:00Z"/>
        </w:rPr>
      </w:pPr>
      <w:ins w:id="741" w:author="Reviewer-Response Edit" w:date="2026-08-04T00:00:00Z">
        <w:r w:rsidRPr="00A017B4">
          <w:t>Several further limitations bound the interpretation of these results. First, FRIENDS is non-contact only for ENDS that modulate atomizer current; for selected on/off devices, detection requires a thermistor inserted through a drilled and resealed mouthpiece. The effect of this modification on draw resistance, airflow, aerosol deposition, and user behavior was not measured. Second, no unsupervised free-living human data are reported. The five-day daily-carry experiment used machine-generated reference puffs and therefore characterizes environmental robustness, not natural vaping behavior; the human validation was supervised, video-observed, and two hours in duration. Third, generalization is limited to devices that pass the model-specific compatibility and placement procedure. ENDS that were not detectable during screening, and devices that lost detectability while otherwise operating normally, indicate that compatibility cannot be assumed for an arbitrary ENDS model. Fourth, the human sample was concentrated in late-generation disposable ENDS, so the human results should not be extrapolated to pod, pod-mod, or refillable systems without further validation. Fifth, because the present study did not use a calibrated magnetic-field or current source, an absolute minimum detectable field or dI/dt cannot be reported; the grid-mapping procedure characterizes sensitivity in practical rather than absolute terms. Sixth, FRIENDS measures atomizer activation; it does not measure inhalation, puff volume, aerosol mass, or delivered nicotine dose.</w:t>
        </w:r>
      </w:ins>
    </w:p>
    <w:p w14:paraId="0D127BF8" w14:textId="77777777" w:rsidR="00055198" w:rsidRPr="00A017B4" w:rsidRDefault="00055198" w:rsidP="00055198">
      <w:pPr>
        <w:pStyle w:val="PARAIndent"/>
      </w:pPr>
      <w:r w:rsidRPr="00A017B4">
        <w:t xml:space="preserve">Future hardware revisions will be based on a more capable processor. Validation studies with human participants in free-living conditions are planned to characterize detection </w:t>
      </w:r>
      <w:r w:rsidRPr="00A017B4">
        <w:lastRenderedPageBreak/>
        <w:t>performance across the full range of naturalistic vaping behaviors. Future studies comparing vaping behavior with and without FRIENDS attached will be necessary to confirm that the device does not alter natural use patterns.</w:t>
      </w:r>
    </w:p>
    <w:p w14:paraId="192AA380" w14:textId="5B0C3B76" w:rsidR="00055198" w:rsidRPr="00A017B4" w:rsidRDefault="00055198" w:rsidP="00055198">
      <w:pPr>
        <w:pStyle w:val="PARAIndent"/>
      </w:pPr>
      <w:r w:rsidRPr="00A017B4">
        <w:t xml:space="preserve">We have made the FRIENDS platform publicly available to support replication and reuse by the research community. The open-source resources include the FRIENDS hardware design files and firmware, the FRIENDS GUI for device configuration, data extraction, decoding, and visualization, and the VM-FRIENDS vaping machine; these materials are available through the public GitHub repositories cited in </w:t>
      </w:r>
      <w:r w:rsidRPr="00A017B4">
        <w:fldChar w:fldCharType="begin"/>
      </w:r>
      <w:r w:rsidRPr="00A017B4">
        <w:instrText xml:space="preserve"> ADDIN ZOTERO_ITEM CSL_CITATION {"citationID":"ypRmYj6W","properties":{"unsorted":false,"formattedCitation":"[28], [29], [41], [42]","plainCitation":"[28], [29], [41], [42]","noteIndex":0},"citationItems":[{"id":10428,"uris":["http://zotero.org/groups/40885/items/PZ9RV79T"],"itemData":{"id":10428,"type":"webpage","abstract":"Code for FRIENDS device. Contribute to eszsonic/FRIENDS development by creating an account on GitHub.","container-title":"GitHub","language":"en","title":"General · eszsonic/FRIENDS","URL":"https://github.com/eszsonic/FRIENDS","accessed":{"date-parts":[["2025",12,9]]}}},{"id":10541,"uris":["http://zotero.org/users/45968/items/D32PKZLF"],"itemData":{"id":10541,"type":"article-journal","abstract":"Understanding puffing topography (PT), which includes puff duration, intra-puff interval, and puff count per session, is critical for evaluating Electronic Nicotine Delivery Systems (ENDS) use, toxicant exposure, and informing regulatory decisions. We developed FRIENDS (Flexible Robust Instrumentation of ENDS), an open-source device that can be attached to ENDS and records puffing and touching events. This paper introduces the FRIENDS graphical user interface (GUI) that improves accessibility and interpretability of data collected by FRIENDS. The GUI is a Python-based open-source tool that extracts, decodes, and visualizes 24-hour puffing data from the FRIENDS device. Validation using 24-hour experimental data confirmed accurate timestamp conversion, reliable event decoding, and effective behavioral visualization. The software is freely available on GitHub for public use.","container-title":"Journal of Open Research Software","DOI":"10.5334/jors.613","ISSN":"2049-9647","issue":"1","language":"en","source":"openresearchsoftware.metajnl.com","title":"FRIENDS GUI: A Graphical User Interface for Data Collection and Visualization of Vaping Behavior from a Passive Vaping Monitor","title-short":"FRIENDS GUI","URL":"https://openresearchsoftware.metajnl.com/articles/10.5334/jors.613","volume":"14","author":[{"family":"Pranto","given":"Shehan Irteza"},{"family":"Fassler","given":"Brett"},{"family":"Islam","given":"Md Rafi"},{"family":"Schenkel","given":"Ashley"},{"family":"Hawk","given":"Larry W."},{"family":"Sazonov","given":"Edward"}],"accessed":{"date-parts":[["2026",4,14]]},"issued":{"date-parts":[["2026",4,7]]}}},{"id":10427,"uris":["http://zotero.org/groups/40885/items/IXBQ9536"],"itemData":{"id":10427,"type":"software","genre":"Python","license":"MIT","note":"original-date: 2023-05-17T14:42:48Z","source":"GitHub","title":"eszsonic/FRIENDSGUI","URL":"https://github.com/eszsonic/FRIENDSGUI","author":[{"family":"eszsonic","given":""}],"accessed":{"date-parts":[["2025",12,9]]},"issued":{"date-parts":[["2025",4,23]]}}},{"id":10426,"uris":["http://zotero.org/groups/40885/items/9P27RW8Y"],"itemData":{"id":10426,"type":"software","abstract":"This repository shares open hardware and software for a Vaping Machine (VMFRIENDS)","genre":"Python","note":"original-date: 2024-12-09T17:40:57Z","source":"GitHub","title":"eszsonic/VMFRIENDS","URL":"https://github.com/eszsonic/VMFRIENDS","author":[{"family":"eszsonic","given":""}],"accessed":{"date-parts":[["2025",12,9]]},"issued":{"date-parts":[["2025",4,23]]}}}],"schema":"https://github.com/citation-style-language/schema/raw/master/csl-citation.json"} </w:instrText>
      </w:r>
      <w:r w:rsidRPr="00A017B4">
        <w:fldChar w:fldCharType="separate"/>
      </w:r>
      <w:r w:rsidRPr="00A017B4">
        <w:t>[28], [29], [41], [42]</w:t>
      </w:r>
      <w:r w:rsidRPr="00A017B4">
        <w:fldChar w:fldCharType="end"/>
      </w:r>
      <w:r w:rsidRPr="00A017B4">
        <w:t xml:space="preserve">. The data supporting the results reported in this paper are also provided through these repositories. In addition, device compatibility results and recommended deployment information for supported ENDS are maintained through the open-source FRIENDS Vape Library </w:t>
      </w:r>
      <w:r w:rsidRPr="00A017B4">
        <w:fldChar w:fldCharType="begin"/>
      </w:r>
      <w:r w:rsidRPr="00A017B4">
        <w:instrText xml:space="preserve"> ADDIN ZOTERO_ITEM CSL_CITATION {"citationID":"LBOLHQQ7","properties":{"unsorted":false,"formattedCitation":"[30]","plainCitation":"[30]","noteIndex":0},"citationItems":[{"id":10430,"uris":["http://zotero.org/groups/40885/items/64EVM6HQ"],"itemData":{"id":10430,"type":"webpage","title":"Computer Laboratory of Ambient and Wearable Systems - FRIENDS vape library","URL":"https://claws.eng.ua.edu/research-projects/44-friends/299-friends-vape-library","accessed":{"date-parts":[["2025",12,9]]}}}],"schema":"https://github.com/citation-style-language/schema/raw/master/csl-citation.json"} </w:instrText>
      </w:r>
      <w:r w:rsidRPr="00A017B4">
        <w:fldChar w:fldCharType="separate"/>
      </w:r>
      <w:r w:rsidRPr="00A017B4">
        <w:t>[30]</w:t>
      </w:r>
      <w:r w:rsidRPr="00A017B4">
        <w:fldChar w:fldCharType="end"/>
      </w:r>
      <w:r w:rsidRPr="00A017B4">
        <w:t>.</w:t>
      </w:r>
    </w:p>
    <w:p w14:paraId="13CF2724" w14:textId="77777777" w:rsidR="00055198" w:rsidRPr="00A017B4" w:rsidRDefault="00055198" w:rsidP="00055198">
      <w:pPr>
        <w:pStyle w:val="PARAIndent"/>
      </w:pPr>
      <w:r w:rsidRPr="00A017B4">
        <w:t>Overall, we believe that FRIENDS devices will contribute to advancing the objective measurement of ENDS use behavior in research and clinical applications.</w:t>
      </w:r>
    </w:p>
    <w:p w14:paraId="34DD075D" w14:textId="4A394D81" w:rsidR="00732E46" w:rsidRPr="00A017B4" w:rsidRDefault="00DB3364" w:rsidP="00D050EC">
      <w:pPr>
        <w:keepNext/>
        <w:pBdr>
          <w:top w:val="nil"/>
          <w:left w:val="nil"/>
          <w:bottom w:val="nil"/>
          <w:right w:val="nil"/>
          <w:between w:val="nil"/>
        </w:pBdr>
        <w:spacing w:before="240" w:after="80"/>
        <w:jc w:val="center"/>
        <w:rPr>
          <w:color w:val="000000"/>
        </w:rPr>
      </w:pPr>
      <w:r w:rsidRPr="00A017B4">
        <w:rPr>
          <w:smallCaps/>
          <w:color w:val="000000"/>
        </w:rPr>
        <w:t>V. Conclusion</w:t>
      </w:r>
    </w:p>
    <w:p w14:paraId="4B346F95" w14:textId="44B2CF99" w:rsidR="00055198" w:rsidRPr="00A017B4" w:rsidRDefault="00055198" w:rsidP="00055198">
      <w:pPr>
        <w:pStyle w:val="PARAIndent"/>
      </w:pPr>
      <w:r w:rsidRPr="00A017B4">
        <w:t>This paper presented FRIENDS, a novel open-source instrumentation system for objective measurement of ENDS vaping behavior. Across validation studies, FRIENDS demonstrated strong performance: bench lifecycle testing across 2</w:t>
      </w:r>
      <w:del w:id="742" w:author="Edward Sazonov" w:date="2026-08-04T16:14:00Z" w16du:dateUtc="2026-08-04T21:14:00Z">
        <w:r w:rsidRPr="00A017B4" w:rsidDel="004F73F0">
          <w:delText>4</w:delText>
        </w:r>
      </w:del>
      <w:ins w:id="743" w:author="Edward Sazonov" w:date="2026-08-04T16:14:00Z" w16du:dateUtc="2026-08-04T21:14:00Z">
        <w:r w:rsidR="004F73F0">
          <w:t>6</w:t>
        </w:r>
      </w:ins>
      <w:r w:rsidRPr="00A017B4">
        <w:t xml:space="preserve"> ENDS showed highly accurate puff counting with low mean atomizer activation duration error, </w:t>
      </w:r>
      <w:ins w:id="744" w:author="Edward Sazonov" w:date="2026-08-04T14:37:00Z" w16du:dateUtc="2026-08-04T19:37:00Z">
        <w:r w:rsidR="00E54AEB" w:rsidRPr="00A017B4">
          <w:t>hybrid bench/daily-carry robustness testing</w:t>
        </w:r>
      </w:ins>
      <w:del w:id="745" w:author="Edward Sazonov" w:date="2026-08-04T14:37:00Z" w16du:dateUtc="2026-08-04T19:37:00Z">
        <w:r w:rsidRPr="00A017B4" w:rsidDel="00E54AEB">
          <w:delText>hybrid bench/free-living testing showed robust operation under daily-carry environmental interference, and laboratory validation with 22 participants confirmed good agreement with video-coded puff behavior.</w:delText>
        </w:r>
      </w:del>
      <w:ins w:id="746" w:author="Reviewer-Response Edit" w:date="2026-08-04T00:00:00Z">
        <w:del w:id="747" w:author="Edward Sazonov" w:date="2026-08-04T13:42:00Z" w16du:dateUtc="2026-08-04T18:42:00Z">
          <w:r w:rsidRPr="00A017B4" w:rsidDel="006A085E">
            <w:delText xml:space="preserve">hybrid bench/daily-carry </w:delText>
          </w:r>
        </w:del>
        <w:del w:id="748" w:author="Edward Sazonov" w:date="2026-08-04T14:37:00Z" w16du:dateUtc="2026-08-04T19:37:00Z">
          <w:r w:rsidRPr="00A017B4" w:rsidDel="00E54AEB">
            <w:delText>testing</w:delText>
          </w:r>
        </w:del>
        <w:r w:rsidRPr="00A017B4">
          <w:t xml:space="preserve"> with machine-generated reference puffs showed robust operation under environmental interference encountered during daily carry, and supervised laboratory validation with 22 participants showed good agreement with video-coded vaping behavior.</w:t>
        </w:r>
      </w:ins>
      <w:r w:rsidRPr="00A017B4">
        <w:t xml:space="preserve"> </w:t>
      </w:r>
    </w:p>
    <w:p w14:paraId="35A98337" w14:textId="77777777" w:rsidR="00055198" w:rsidRPr="00A017B4" w:rsidRDefault="00055198" w:rsidP="00055198">
      <w:pPr>
        <w:pStyle w:val="PARAIndent"/>
        <w:rPr>
          <w:spacing w:val="-2"/>
        </w:rPr>
      </w:pPr>
      <w:r w:rsidRPr="00A017B4">
        <w:rPr>
          <w:spacing w:val="-2"/>
        </w:rPr>
        <w:t>These findings indicate that FRIENDS is a practical tool for research applications requiring low user burden, flexible deployment, and objective characterization of vaping behavior. Potential applications include studies of ENDS dependence, naturalistic puffing patterns, product comparisons, and evaluation of behavioral, clinical, or regulatory interventions. Future work will focus on improved hardware, expanded human free-living validation, and continued growth of the compatibility library to keep pace with the evolving ENDS marketplace.</w:t>
      </w:r>
    </w:p>
    <w:p w14:paraId="49678B33" w14:textId="301FE587" w:rsidR="00732E46" w:rsidRPr="00A017B4" w:rsidRDefault="000F2C11">
      <w:pPr>
        <w:keepNext/>
        <w:pBdr>
          <w:top w:val="nil"/>
          <w:left w:val="nil"/>
          <w:bottom w:val="nil"/>
          <w:right w:val="nil"/>
          <w:between w:val="nil"/>
        </w:pBdr>
        <w:spacing w:before="240" w:after="80"/>
        <w:jc w:val="center"/>
        <w:rPr>
          <w:color w:val="222222"/>
          <w:sz w:val="16"/>
          <w:szCs w:val="16"/>
        </w:rPr>
      </w:pPr>
      <w:bookmarkStart w:id="749" w:name="_heading=h.ji51hl1e8dp3" w:colFirst="0" w:colLast="0"/>
      <w:bookmarkEnd w:id="749"/>
      <w:r w:rsidRPr="00A017B4">
        <w:rPr>
          <w:smallCaps/>
          <w:color w:val="000000"/>
        </w:rPr>
        <w:t>References</w:t>
      </w:r>
    </w:p>
    <w:p w14:paraId="0767BDD4" w14:textId="77777777" w:rsidR="00176026" w:rsidRPr="00A017B4" w:rsidRDefault="002725AB" w:rsidP="00176026">
      <w:pPr>
        <w:pStyle w:val="Bibliography"/>
        <w:rPr>
          <w:sz w:val="16"/>
          <w:szCs w:val="16"/>
        </w:rPr>
      </w:pPr>
      <w:r w:rsidRPr="00A017B4">
        <w:rPr>
          <w:szCs w:val="16"/>
        </w:rPr>
        <w:fldChar w:fldCharType="begin"/>
      </w:r>
      <w:r w:rsidRPr="00A017B4">
        <w:rPr>
          <w:szCs w:val="16"/>
        </w:rPr>
        <w:instrText xml:space="preserve"> ADDIN ZOTERO_BIBL {"uncited":[],"omitted":[],"custom":[]} CSL_BIBLIOGRAPHY </w:instrText>
      </w:r>
      <w:r w:rsidRPr="00A017B4">
        <w:rPr>
          <w:szCs w:val="16"/>
        </w:rPr>
        <w:fldChar w:fldCharType="separate"/>
      </w:r>
      <w:r w:rsidRPr="00A017B4">
        <w:rPr>
          <w:sz w:val="16"/>
          <w:szCs w:val="16"/>
        </w:rPr>
        <w:t>[1]</w:t>
      </w:r>
      <w:r w:rsidRPr="00A017B4">
        <w:rPr>
          <w:sz w:val="16"/>
          <w:szCs w:val="16"/>
        </w:rPr>
        <w:tab/>
        <w:t xml:space="preserve">C. for T. Products, “E-Cigarettes, Vapes, and other Electronic Nicotine Delivery Systems (ENDS),” </w:t>
      </w:r>
      <w:r w:rsidRPr="00A017B4">
        <w:rPr>
          <w:i/>
          <w:iCs/>
          <w:sz w:val="16"/>
          <w:szCs w:val="16"/>
        </w:rPr>
        <w:t>FDA</w:t>
      </w:r>
      <w:r w:rsidRPr="00A017B4">
        <w:rPr>
          <w:sz w:val="16"/>
          <w:szCs w:val="16"/>
        </w:rPr>
        <w:t>, Jun. 2024, Accessed: Jul. 02, 2024. [Online]. Available: https://www.fda.gov/tobacco-products/products-ingredients-components/e-cigarettes-vapes-and-other-electronic-nicotine-delivery-systems-ends</w:t>
      </w:r>
    </w:p>
    <w:p w14:paraId="31EA228B" w14:textId="77777777" w:rsidR="00176026" w:rsidRPr="00A017B4" w:rsidRDefault="00176026" w:rsidP="00176026">
      <w:pPr>
        <w:pStyle w:val="Bibliography"/>
        <w:rPr>
          <w:sz w:val="16"/>
          <w:szCs w:val="16"/>
        </w:rPr>
      </w:pPr>
      <w:r w:rsidRPr="00A017B4">
        <w:rPr>
          <w:sz w:val="16"/>
          <w:szCs w:val="16"/>
        </w:rPr>
        <w:t>[2]</w:t>
      </w:r>
      <w:r w:rsidRPr="00A017B4">
        <w:rPr>
          <w:sz w:val="16"/>
          <w:szCs w:val="16"/>
        </w:rPr>
        <w:tab/>
        <w:t xml:space="preserve">R. O’Connor, L. M. Schneller, N. J. Felicione, R. Talhout, M. L. Goniewicz, and D. L. Ashley, “Evolution of tobacco products: recent history and future directions,” </w:t>
      </w:r>
      <w:r w:rsidRPr="00A017B4">
        <w:rPr>
          <w:i/>
          <w:iCs/>
          <w:sz w:val="16"/>
          <w:szCs w:val="16"/>
        </w:rPr>
        <w:t>Tob. Control</w:t>
      </w:r>
      <w:r w:rsidRPr="00A017B4">
        <w:rPr>
          <w:sz w:val="16"/>
          <w:szCs w:val="16"/>
        </w:rPr>
        <w:t>, vol. 31, no. 2, pp. 175–182, Mar. 2022, doi: 10.1136/tobaccocontrol-2021-056544.</w:t>
      </w:r>
    </w:p>
    <w:p w14:paraId="7E3BEEA2" w14:textId="77777777" w:rsidR="00176026" w:rsidRPr="00A017B4" w:rsidRDefault="00176026" w:rsidP="00176026">
      <w:pPr>
        <w:pStyle w:val="Bibliography"/>
        <w:rPr>
          <w:sz w:val="16"/>
          <w:szCs w:val="16"/>
        </w:rPr>
      </w:pPr>
      <w:r w:rsidRPr="00A017B4">
        <w:rPr>
          <w:sz w:val="16"/>
          <w:szCs w:val="16"/>
        </w:rPr>
        <w:t>[3]</w:t>
      </w:r>
      <w:r w:rsidRPr="00A017B4">
        <w:rPr>
          <w:sz w:val="16"/>
          <w:szCs w:val="16"/>
        </w:rPr>
        <w:tab/>
        <w:t xml:space="preserve">J. Schulenberg, L. Johnston, P. O’Malley, J. Bachman, R. Miech, and M. Patrick, </w:t>
      </w:r>
      <w:r w:rsidRPr="00A017B4">
        <w:rPr>
          <w:i/>
          <w:iCs/>
          <w:sz w:val="16"/>
          <w:szCs w:val="16"/>
        </w:rPr>
        <w:t>Monitoring the Future national survey results on drug use, 1975-2019: Volume II, college students and adults ages 19-60</w:t>
      </w:r>
      <w:r w:rsidRPr="00A017B4">
        <w:rPr>
          <w:sz w:val="16"/>
          <w:szCs w:val="16"/>
        </w:rPr>
        <w:t>. 2020.</w:t>
      </w:r>
    </w:p>
    <w:p w14:paraId="5C3EA945" w14:textId="77777777" w:rsidR="00176026" w:rsidRPr="00A017B4" w:rsidRDefault="00176026" w:rsidP="00176026">
      <w:pPr>
        <w:pStyle w:val="Bibliography"/>
        <w:rPr>
          <w:sz w:val="16"/>
          <w:szCs w:val="16"/>
        </w:rPr>
      </w:pPr>
      <w:r w:rsidRPr="00A017B4">
        <w:rPr>
          <w:sz w:val="16"/>
          <w:szCs w:val="16"/>
        </w:rPr>
        <w:t>[4]</w:t>
      </w:r>
      <w:r w:rsidRPr="00A017B4">
        <w:rPr>
          <w:sz w:val="16"/>
          <w:szCs w:val="16"/>
        </w:rPr>
        <w:tab/>
        <w:t xml:space="preserve">R. A. Arrazola, “Notes from the Field: Tobacco Product Use Among Adults — United States, 2017–2023,” </w:t>
      </w:r>
      <w:r w:rsidRPr="00A017B4">
        <w:rPr>
          <w:i/>
          <w:iCs/>
          <w:sz w:val="16"/>
          <w:szCs w:val="16"/>
        </w:rPr>
        <w:t>MMWR Morb. Mortal. Wkly. Rep.</w:t>
      </w:r>
      <w:r w:rsidRPr="00A017B4">
        <w:rPr>
          <w:sz w:val="16"/>
          <w:szCs w:val="16"/>
        </w:rPr>
        <w:t>, vol. 74, 2025, doi: 10.15585/mmwr.mm7407a3.</w:t>
      </w:r>
    </w:p>
    <w:p w14:paraId="6AF0B5F9" w14:textId="77777777" w:rsidR="00176026" w:rsidRPr="00A017B4" w:rsidRDefault="00176026" w:rsidP="00176026">
      <w:pPr>
        <w:pStyle w:val="Bibliography"/>
        <w:rPr>
          <w:sz w:val="16"/>
          <w:szCs w:val="16"/>
        </w:rPr>
      </w:pPr>
      <w:r w:rsidRPr="00A017B4">
        <w:rPr>
          <w:sz w:val="16"/>
          <w:szCs w:val="16"/>
        </w:rPr>
        <w:t>[5]</w:t>
      </w:r>
      <w:r w:rsidRPr="00A017B4">
        <w:rPr>
          <w:sz w:val="16"/>
          <w:szCs w:val="16"/>
        </w:rPr>
        <w:tab/>
        <w:t xml:space="preserve">R. Mermelstein </w:t>
      </w:r>
      <w:r w:rsidRPr="00A017B4">
        <w:rPr>
          <w:i/>
          <w:iCs/>
          <w:sz w:val="16"/>
          <w:szCs w:val="16"/>
        </w:rPr>
        <w:t>et al.</w:t>
      </w:r>
      <w:r w:rsidRPr="00A017B4">
        <w:rPr>
          <w:sz w:val="16"/>
          <w:szCs w:val="16"/>
        </w:rPr>
        <w:t xml:space="preserve">, “Tobacco control research priorities for the next decade: working group recommendations for 2016-2025,” </w:t>
      </w:r>
      <w:r w:rsidRPr="00A017B4">
        <w:rPr>
          <w:i/>
          <w:iCs/>
          <w:sz w:val="16"/>
          <w:szCs w:val="16"/>
        </w:rPr>
        <w:t>Rockv. MD Natl. Cancer Inst.</w:t>
      </w:r>
      <w:r w:rsidRPr="00A017B4">
        <w:rPr>
          <w:sz w:val="16"/>
          <w:szCs w:val="16"/>
        </w:rPr>
        <w:t>, 2016.</w:t>
      </w:r>
    </w:p>
    <w:p w14:paraId="2F81FF9A" w14:textId="77777777" w:rsidR="00176026" w:rsidRPr="00A017B4" w:rsidRDefault="00176026" w:rsidP="00176026">
      <w:pPr>
        <w:pStyle w:val="Bibliography"/>
        <w:rPr>
          <w:sz w:val="16"/>
          <w:szCs w:val="16"/>
        </w:rPr>
      </w:pPr>
      <w:r w:rsidRPr="00A017B4">
        <w:rPr>
          <w:sz w:val="16"/>
          <w:szCs w:val="16"/>
        </w:rPr>
        <w:t>[6]</w:t>
      </w:r>
      <w:r w:rsidRPr="00A017B4">
        <w:rPr>
          <w:sz w:val="16"/>
          <w:szCs w:val="16"/>
        </w:rPr>
        <w:tab/>
        <w:t xml:space="preserve">G. St.Helen and D. L. Eaton, “Public Health Consequences of e-Cigarette Use,” </w:t>
      </w:r>
      <w:r w:rsidRPr="00A017B4">
        <w:rPr>
          <w:i/>
          <w:iCs/>
          <w:sz w:val="16"/>
          <w:szCs w:val="16"/>
        </w:rPr>
        <w:t>JAMA Intern. Med.</w:t>
      </w:r>
      <w:r w:rsidRPr="00A017B4">
        <w:rPr>
          <w:sz w:val="16"/>
          <w:szCs w:val="16"/>
        </w:rPr>
        <w:t>, vol. 178, no. 7, pp. 984–986, Jul. 2018, doi: 10.1001/jamainternmed.2018.1600.</w:t>
      </w:r>
    </w:p>
    <w:p w14:paraId="29379163" w14:textId="77777777" w:rsidR="00176026" w:rsidRPr="00A017B4" w:rsidRDefault="00176026" w:rsidP="00176026">
      <w:pPr>
        <w:pStyle w:val="Bibliography"/>
        <w:rPr>
          <w:sz w:val="16"/>
          <w:szCs w:val="16"/>
        </w:rPr>
      </w:pPr>
      <w:r w:rsidRPr="00A017B4">
        <w:rPr>
          <w:sz w:val="16"/>
          <w:szCs w:val="16"/>
        </w:rPr>
        <w:t>[7]</w:t>
      </w:r>
      <w:r w:rsidRPr="00A017B4">
        <w:rPr>
          <w:sz w:val="16"/>
          <w:szCs w:val="16"/>
        </w:rPr>
        <w:tab/>
        <w:t xml:space="preserve">A. C. Villanti </w:t>
      </w:r>
      <w:r w:rsidRPr="00A017B4">
        <w:rPr>
          <w:i/>
          <w:iCs/>
          <w:sz w:val="16"/>
          <w:szCs w:val="16"/>
        </w:rPr>
        <w:t>et al.</w:t>
      </w:r>
      <w:r w:rsidRPr="00A017B4">
        <w:rPr>
          <w:sz w:val="16"/>
          <w:szCs w:val="16"/>
        </w:rPr>
        <w:t xml:space="preserve">, “How do we determine the impact of e-cigarettes on cigarette smoking cessation or reduction? Review and recommendations for answering the research question with scientific rigor,” </w:t>
      </w:r>
      <w:r w:rsidRPr="00A017B4">
        <w:rPr>
          <w:i/>
          <w:iCs/>
          <w:sz w:val="16"/>
          <w:szCs w:val="16"/>
        </w:rPr>
        <w:t>Addiction</w:t>
      </w:r>
      <w:r w:rsidRPr="00A017B4">
        <w:rPr>
          <w:sz w:val="16"/>
          <w:szCs w:val="16"/>
        </w:rPr>
        <w:t>, vol. 113, no. 3, pp. 391–404, 2018, doi: https://doi.org/10.1111/add.14020.</w:t>
      </w:r>
    </w:p>
    <w:p w14:paraId="53D13FA8" w14:textId="77777777" w:rsidR="00176026" w:rsidRPr="00A017B4" w:rsidRDefault="00176026" w:rsidP="00176026">
      <w:pPr>
        <w:pStyle w:val="Bibliography"/>
        <w:rPr>
          <w:sz w:val="16"/>
          <w:szCs w:val="16"/>
        </w:rPr>
      </w:pPr>
      <w:r w:rsidRPr="00A017B4">
        <w:rPr>
          <w:sz w:val="16"/>
          <w:szCs w:val="16"/>
        </w:rPr>
        <w:t>[8]</w:t>
      </w:r>
      <w:r w:rsidRPr="00A017B4">
        <w:rPr>
          <w:sz w:val="16"/>
          <w:szCs w:val="16"/>
        </w:rPr>
        <w:tab/>
        <w:t xml:space="preserve">J. Yingst </w:t>
      </w:r>
      <w:r w:rsidRPr="00A017B4">
        <w:rPr>
          <w:i/>
          <w:iCs/>
          <w:sz w:val="16"/>
          <w:szCs w:val="16"/>
        </w:rPr>
        <w:t>et al.</w:t>
      </w:r>
      <w:r w:rsidRPr="00A017B4">
        <w:rPr>
          <w:sz w:val="16"/>
          <w:szCs w:val="16"/>
        </w:rPr>
        <w:t xml:space="preserve">, “Measurement of electronic cigarette frequency of use among smokers participating in a randomized controlled trial,” </w:t>
      </w:r>
      <w:r w:rsidRPr="00A017B4">
        <w:rPr>
          <w:i/>
          <w:iCs/>
          <w:sz w:val="16"/>
          <w:szCs w:val="16"/>
        </w:rPr>
        <w:t>Nicotine Tob. Res.</w:t>
      </w:r>
      <w:r w:rsidRPr="00A017B4">
        <w:rPr>
          <w:sz w:val="16"/>
          <w:szCs w:val="16"/>
        </w:rPr>
        <w:t>, vol. 22, no. 5, pp. 699–704, 2020.</w:t>
      </w:r>
    </w:p>
    <w:p w14:paraId="1D83EED1" w14:textId="77777777" w:rsidR="00176026" w:rsidRPr="00A017B4" w:rsidRDefault="00176026" w:rsidP="00176026">
      <w:pPr>
        <w:pStyle w:val="Bibliography"/>
        <w:rPr>
          <w:sz w:val="16"/>
          <w:szCs w:val="16"/>
        </w:rPr>
      </w:pPr>
      <w:r w:rsidRPr="00A017B4">
        <w:rPr>
          <w:sz w:val="16"/>
          <w:szCs w:val="16"/>
        </w:rPr>
        <w:t>[9]</w:t>
      </w:r>
      <w:r w:rsidRPr="00A017B4">
        <w:rPr>
          <w:sz w:val="16"/>
          <w:szCs w:val="16"/>
        </w:rPr>
        <w:tab/>
        <w:t xml:space="preserve">S.-H. Zhu </w:t>
      </w:r>
      <w:r w:rsidRPr="00A017B4">
        <w:rPr>
          <w:i/>
          <w:iCs/>
          <w:sz w:val="16"/>
          <w:szCs w:val="16"/>
        </w:rPr>
        <w:t>et al.</w:t>
      </w:r>
      <w:r w:rsidRPr="00A017B4">
        <w:rPr>
          <w:sz w:val="16"/>
          <w:szCs w:val="16"/>
        </w:rPr>
        <w:t xml:space="preserve">, “Four hundred and sixty brands of e-cigarettes and counting: implications for product regulation,” </w:t>
      </w:r>
      <w:r w:rsidRPr="00A017B4">
        <w:rPr>
          <w:i/>
          <w:iCs/>
          <w:sz w:val="16"/>
          <w:szCs w:val="16"/>
        </w:rPr>
        <w:t>Tob. Control</w:t>
      </w:r>
      <w:r w:rsidRPr="00A017B4">
        <w:rPr>
          <w:sz w:val="16"/>
          <w:szCs w:val="16"/>
        </w:rPr>
        <w:t>, vol. 23, no. suppl 3, pp. iii3–iii9, 2014.</w:t>
      </w:r>
    </w:p>
    <w:p w14:paraId="696D9925" w14:textId="77777777" w:rsidR="00176026" w:rsidRPr="00A017B4" w:rsidRDefault="00176026" w:rsidP="00176026">
      <w:pPr>
        <w:pStyle w:val="Bibliography"/>
        <w:rPr>
          <w:sz w:val="16"/>
          <w:szCs w:val="16"/>
        </w:rPr>
      </w:pPr>
      <w:r w:rsidRPr="00A017B4">
        <w:rPr>
          <w:sz w:val="16"/>
          <w:szCs w:val="16"/>
        </w:rPr>
        <w:t>[10]</w:t>
      </w:r>
      <w:r w:rsidRPr="00A017B4">
        <w:rPr>
          <w:sz w:val="16"/>
          <w:szCs w:val="16"/>
        </w:rPr>
        <w:tab/>
        <w:t xml:space="preserve">J. Foulds </w:t>
      </w:r>
      <w:r w:rsidRPr="00A017B4">
        <w:rPr>
          <w:i/>
          <w:iCs/>
          <w:sz w:val="16"/>
          <w:szCs w:val="16"/>
        </w:rPr>
        <w:t>et al.</w:t>
      </w:r>
      <w:r w:rsidRPr="00A017B4">
        <w:rPr>
          <w:sz w:val="16"/>
          <w:szCs w:val="16"/>
        </w:rPr>
        <w:t xml:space="preserve">, “Development of a questionnaire for assessing dependence on electronic cigarettes among a large sample of ex-smoking E-cigarette users,” </w:t>
      </w:r>
      <w:r w:rsidRPr="00A017B4">
        <w:rPr>
          <w:i/>
          <w:iCs/>
          <w:sz w:val="16"/>
          <w:szCs w:val="16"/>
        </w:rPr>
        <w:t>Nicotine Tob. Res.</w:t>
      </w:r>
      <w:r w:rsidRPr="00A017B4">
        <w:rPr>
          <w:sz w:val="16"/>
          <w:szCs w:val="16"/>
        </w:rPr>
        <w:t>, vol. 17, no. 2, pp. 186–192, 2015.</w:t>
      </w:r>
    </w:p>
    <w:p w14:paraId="2C991CC0" w14:textId="77777777" w:rsidR="00176026" w:rsidRPr="00A017B4" w:rsidRDefault="00176026" w:rsidP="00176026">
      <w:pPr>
        <w:pStyle w:val="Bibliography"/>
        <w:rPr>
          <w:sz w:val="16"/>
          <w:szCs w:val="16"/>
        </w:rPr>
      </w:pPr>
      <w:r w:rsidRPr="00A017B4">
        <w:rPr>
          <w:sz w:val="16"/>
          <w:szCs w:val="16"/>
        </w:rPr>
        <w:t>[11]</w:t>
      </w:r>
      <w:r w:rsidRPr="00A017B4">
        <w:rPr>
          <w:sz w:val="16"/>
          <w:szCs w:val="16"/>
        </w:rPr>
        <w:tab/>
        <w:t xml:space="preserve">V. B. Mikheev </w:t>
      </w:r>
      <w:r w:rsidRPr="00A017B4">
        <w:rPr>
          <w:i/>
          <w:iCs/>
          <w:sz w:val="16"/>
          <w:szCs w:val="16"/>
        </w:rPr>
        <w:t>et al.</w:t>
      </w:r>
      <w:r w:rsidRPr="00A017B4">
        <w:rPr>
          <w:sz w:val="16"/>
          <w:szCs w:val="16"/>
        </w:rPr>
        <w:t xml:space="preserve">, “The application of commercially available mobile cigarette topography devices for e-cigarette vaping behavior measurements,” </w:t>
      </w:r>
      <w:r w:rsidRPr="00A017B4">
        <w:rPr>
          <w:i/>
          <w:iCs/>
          <w:sz w:val="16"/>
          <w:szCs w:val="16"/>
        </w:rPr>
        <w:t>Nicotine Tob. Res.</w:t>
      </w:r>
      <w:r w:rsidRPr="00A017B4">
        <w:rPr>
          <w:sz w:val="16"/>
          <w:szCs w:val="16"/>
        </w:rPr>
        <w:t>, vol. 22, no. 5, pp. 681–688, 2020.</w:t>
      </w:r>
    </w:p>
    <w:p w14:paraId="08F0B258" w14:textId="77777777" w:rsidR="00176026" w:rsidRPr="00A017B4" w:rsidRDefault="00176026" w:rsidP="00176026">
      <w:pPr>
        <w:pStyle w:val="Bibliography"/>
        <w:rPr>
          <w:sz w:val="16"/>
          <w:szCs w:val="16"/>
        </w:rPr>
      </w:pPr>
      <w:r w:rsidRPr="00A017B4">
        <w:rPr>
          <w:sz w:val="16"/>
          <w:szCs w:val="16"/>
        </w:rPr>
        <w:t>[12]</w:t>
      </w:r>
      <w:r w:rsidRPr="00A017B4">
        <w:rPr>
          <w:sz w:val="16"/>
          <w:szCs w:val="16"/>
        </w:rPr>
        <w:tab/>
        <w:t xml:space="preserve">R. Underly, G. M. Dull, E. Nudi, T. Pionk, K. Prevette, and J. Smith, “Using a Novel Connected Device for the Collection of Puffing Topography Data for the Vuse Solo Electronic Nicotine Delivery System in a Real-World Setting: Prospective Ambulatory Clinical Study,” </w:t>
      </w:r>
      <w:r w:rsidRPr="00A017B4">
        <w:rPr>
          <w:i/>
          <w:iCs/>
          <w:sz w:val="16"/>
          <w:szCs w:val="16"/>
        </w:rPr>
        <w:t>JMIR Form. Res.</w:t>
      </w:r>
      <w:r w:rsidRPr="00A017B4">
        <w:rPr>
          <w:sz w:val="16"/>
          <w:szCs w:val="16"/>
        </w:rPr>
        <w:t>, vol. 7, p. e49876, Oct. 2023, doi: 10.2196/49876.</w:t>
      </w:r>
    </w:p>
    <w:p w14:paraId="14F67D1D" w14:textId="77777777" w:rsidR="00176026" w:rsidRPr="00A017B4" w:rsidRDefault="00176026" w:rsidP="00176026">
      <w:pPr>
        <w:pStyle w:val="Bibliography"/>
        <w:rPr>
          <w:sz w:val="16"/>
          <w:szCs w:val="16"/>
        </w:rPr>
      </w:pPr>
      <w:r w:rsidRPr="00A017B4">
        <w:rPr>
          <w:sz w:val="16"/>
          <w:szCs w:val="16"/>
        </w:rPr>
        <w:t>[13]</w:t>
      </w:r>
      <w:r w:rsidRPr="00A017B4">
        <w:rPr>
          <w:sz w:val="16"/>
          <w:szCs w:val="16"/>
        </w:rPr>
        <w:tab/>
        <w:t xml:space="preserve">A. T. Adams, I. Mandel, A. Shats, A. Robin, and T. Choudhury, “PuffPacket: A Platform for Unobtrusively Tracking the Fine-grained Consumption Patterns of E-cigarette Users,” in </w:t>
      </w:r>
      <w:r w:rsidRPr="00A017B4">
        <w:rPr>
          <w:i/>
          <w:iCs/>
          <w:sz w:val="16"/>
          <w:szCs w:val="16"/>
        </w:rPr>
        <w:t>Proceedings of the 2020 CHI Conference on Human Factors in Computing Systems</w:t>
      </w:r>
      <w:r w:rsidRPr="00A017B4">
        <w:rPr>
          <w:sz w:val="16"/>
          <w:szCs w:val="16"/>
        </w:rPr>
        <w:t>, in CHI ’20. New York, NY, USA: Association for Computing Machinery, Apr. 2020, pp. 1–12. doi: 10.1145/3313831.3376373.</w:t>
      </w:r>
    </w:p>
    <w:p w14:paraId="4F2A7C47" w14:textId="77777777" w:rsidR="00176026" w:rsidRPr="00A017B4" w:rsidRDefault="00176026" w:rsidP="00176026">
      <w:pPr>
        <w:pStyle w:val="Bibliography"/>
        <w:rPr>
          <w:sz w:val="16"/>
          <w:szCs w:val="16"/>
        </w:rPr>
      </w:pPr>
      <w:r w:rsidRPr="00A017B4">
        <w:rPr>
          <w:sz w:val="16"/>
          <w:szCs w:val="16"/>
        </w:rPr>
        <w:t>[14]</w:t>
      </w:r>
      <w:r w:rsidRPr="00A017B4">
        <w:rPr>
          <w:sz w:val="16"/>
          <w:szCs w:val="16"/>
        </w:rPr>
        <w:tab/>
        <w:t xml:space="preserve">X. Gao, M. Fewx, J. Sprock, H. Jiang, Y. Gao, and Y. Liu, “A Novel Puff Recording Electronic Nicotine Delivery System for Assessing Naturalistic Puff Topography and Nicotine Consumption During Ad Libitum Use: Ancillary Study,” </w:t>
      </w:r>
      <w:r w:rsidRPr="00A017B4">
        <w:rPr>
          <w:i/>
          <w:iCs/>
          <w:sz w:val="16"/>
          <w:szCs w:val="16"/>
        </w:rPr>
        <w:t>JMIR Form. Res.</w:t>
      </w:r>
      <w:r w:rsidRPr="00A017B4">
        <w:rPr>
          <w:sz w:val="16"/>
          <w:szCs w:val="16"/>
        </w:rPr>
        <w:t>, vol. 7, no. 1, p. e42544, Jan. 2023, doi: 10.2196/42544.</w:t>
      </w:r>
    </w:p>
    <w:p w14:paraId="2BEE9938" w14:textId="77777777" w:rsidR="00176026" w:rsidRPr="00A017B4" w:rsidRDefault="00176026" w:rsidP="00176026">
      <w:pPr>
        <w:pStyle w:val="Bibliography"/>
        <w:rPr>
          <w:sz w:val="16"/>
          <w:szCs w:val="16"/>
        </w:rPr>
      </w:pPr>
      <w:r w:rsidRPr="00A017B4">
        <w:rPr>
          <w:sz w:val="16"/>
          <w:szCs w:val="16"/>
        </w:rPr>
        <w:t>[15]</w:t>
      </w:r>
      <w:r w:rsidRPr="00A017B4">
        <w:rPr>
          <w:sz w:val="16"/>
          <w:szCs w:val="16"/>
        </w:rPr>
        <w:tab/>
        <w:t xml:space="preserve">K. Kolaczyk and H. Jiang, “Photometric Monitoring of Electronic Cigarette Puff Topography,” </w:t>
      </w:r>
      <w:r w:rsidRPr="00A017B4">
        <w:rPr>
          <w:i/>
          <w:iCs/>
          <w:sz w:val="16"/>
          <w:szCs w:val="16"/>
        </w:rPr>
        <w:t>Sensors</w:t>
      </w:r>
      <w:r w:rsidRPr="00A017B4">
        <w:rPr>
          <w:sz w:val="16"/>
          <w:szCs w:val="16"/>
        </w:rPr>
        <w:t>, vol. 23, no. 19, Art. no. 19, Jan. 2023, doi: 10.3390/s23198220.</w:t>
      </w:r>
    </w:p>
    <w:p w14:paraId="7B78C29F" w14:textId="77777777" w:rsidR="00176026" w:rsidRPr="00A017B4" w:rsidRDefault="00176026" w:rsidP="00176026">
      <w:pPr>
        <w:pStyle w:val="Bibliography"/>
        <w:rPr>
          <w:sz w:val="16"/>
          <w:szCs w:val="16"/>
        </w:rPr>
      </w:pPr>
      <w:r w:rsidRPr="00A017B4">
        <w:rPr>
          <w:sz w:val="16"/>
          <w:szCs w:val="16"/>
        </w:rPr>
        <w:t>[16]</w:t>
      </w:r>
      <w:r w:rsidRPr="00A017B4">
        <w:rPr>
          <w:sz w:val="16"/>
          <w:szCs w:val="16"/>
        </w:rPr>
        <w:tab/>
        <w:t xml:space="preserve">E. Floyd, T. Oni, C. Cai, B. Rehman, J. Hwang, and T. Watson, “Validation of a High Flow Rate Puff Topography System Designed for Measurement of Sub-Ohm, Third Generation Electronic Nicotine Delivery Systems,” </w:t>
      </w:r>
      <w:r w:rsidRPr="00A017B4">
        <w:rPr>
          <w:i/>
          <w:iCs/>
          <w:sz w:val="16"/>
          <w:szCs w:val="16"/>
        </w:rPr>
        <w:t>Int. J. Environ. Res. Public. Health</w:t>
      </w:r>
      <w:r w:rsidRPr="00A017B4">
        <w:rPr>
          <w:sz w:val="16"/>
          <w:szCs w:val="16"/>
        </w:rPr>
        <w:t>, vol. 19, no. 13, Art. no. 13, Jan. 2022, doi: 10.3390/ijerph19137989.</w:t>
      </w:r>
    </w:p>
    <w:p w14:paraId="62CF4053" w14:textId="77777777" w:rsidR="00176026" w:rsidRPr="00A017B4" w:rsidRDefault="00176026" w:rsidP="00176026">
      <w:pPr>
        <w:pStyle w:val="Bibliography"/>
        <w:rPr>
          <w:sz w:val="16"/>
          <w:szCs w:val="16"/>
        </w:rPr>
      </w:pPr>
      <w:r w:rsidRPr="00A017B4">
        <w:rPr>
          <w:sz w:val="16"/>
          <w:szCs w:val="16"/>
        </w:rPr>
        <w:t>[17]</w:t>
      </w:r>
      <w:r w:rsidRPr="00A017B4">
        <w:rPr>
          <w:sz w:val="16"/>
          <w:szCs w:val="16"/>
        </w:rPr>
        <w:tab/>
        <w:t xml:space="preserve">R. J. Robinson, E. C. Hensel, P. N. Morabito, and K. A. Roundtree, “Electronic Cigarette Topography in the Natural Environment,” </w:t>
      </w:r>
      <w:r w:rsidRPr="00A017B4">
        <w:rPr>
          <w:i/>
          <w:iCs/>
          <w:sz w:val="16"/>
          <w:szCs w:val="16"/>
        </w:rPr>
        <w:t>PLOS ONE</w:t>
      </w:r>
      <w:r w:rsidRPr="00A017B4">
        <w:rPr>
          <w:sz w:val="16"/>
          <w:szCs w:val="16"/>
        </w:rPr>
        <w:t>, vol. 10, no. 6, p. e0129296, Jun. 2015, doi: 10.1371/journal.pone.0129296.</w:t>
      </w:r>
    </w:p>
    <w:p w14:paraId="43E3A604" w14:textId="77777777" w:rsidR="00176026" w:rsidRPr="00A017B4" w:rsidRDefault="00176026" w:rsidP="00176026">
      <w:pPr>
        <w:pStyle w:val="Bibliography"/>
        <w:rPr>
          <w:sz w:val="16"/>
          <w:szCs w:val="16"/>
        </w:rPr>
      </w:pPr>
      <w:r w:rsidRPr="00A017B4">
        <w:rPr>
          <w:sz w:val="16"/>
          <w:szCs w:val="16"/>
        </w:rPr>
        <w:t>[18]</w:t>
      </w:r>
      <w:r w:rsidRPr="00A017B4">
        <w:rPr>
          <w:sz w:val="16"/>
          <w:szCs w:val="16"/>
        </w:rPr>
        <w:tab/>
        <w:t xml:space="preserve">Y. Wang </w:t>
      </w:r>
      <w:r w:rsidRPr="00A017B4">
        <w:rPr>
          <w:i/>
          <w:iCs/>
          <w:sz w:val="16"/>
          <w:szCs w:val="16"/>
        </w:rPr>
        <w:t>et al.</w:t>
      </w:r>
      <w:r w:rsidRPr="00A017B4">
        <w:rPr>
          <w:sz w:val="16"/>
          <w:szCs w:val="16"/>
        </w:rPr>
        <w:t xml:space="preserve">, “PuffEM: An E-cigarette Sleeve for Estimating User Nicotine Intake,” in </w:t>
      </w:r>
      <w:r w:rsidRPr="00A017B4">
        <w:rPr>
          <w:i/>
          <w:iCs/>
          <w:sz w:val="16"/>
          <w:szCs w:val="16"/>
        </w:rPr>
        <w:t>Proceedings of the ACM/IEEE International Conference on Connected Health: Applications, Systems and Engineering Technologies</w:t>
      </w:r>
      <w:r w:rsidRPr="00A017B4">
        <w:rPr>
          <w:sz w:val="16"/>
          <w:szCs w:val="16"/>
        </w:rPr>
        <w:t>, in CHASE ’25. New York, NY, USA: Association for Computing Machinery, Nov. 2025, pp. 129–133. doi: 10.1145/3721201.3721393.</w:t>
      </w:r>
    </w:p>
    <w:p w14:paraId="0F64B695" w14:textId="77777777" w:rsidR="00176026" w:rsidRPr="00A017B4" w:rsidRDefault="00176026" w:rsidP="00176026">
      <w:pPr>
        <w:pStyle w:val="Bibliography"/>
        <w:rPr>
          <w:sz w:val="16"/>
          <w:szCs w:val="16"/>
        </w:rPr>
      </w:pPr>
      <w:r w:rsidRPr="00A017B4">
        <w:rPr>
          <w:sz w:val="16"/>
          <w:szCs w:val="16"/>
        </w:rPr>
        <w:t>[19]</w:t>
      </w:r>
      <w:r w:rsidRPr="00A017B4">
        <w:rPr>
          <w:sz w:val="16"/>
          <w:szCs w:val="16"/>
        </w:rPr>
        <w:tab/>
        <w:t>“Instruments,” Körber Technologies. Accessed: May 12, 2025. [Online]. Available: https://www.koerber-technologies.com/en/products/instruments</w:t>
      </w:r>
    </w:p>
    <w:p w14:paraId="25BD1E6A" w14:textId="77777777" w:rsidR="00176026" w:rsidRPr="00A017B4" w:rsidRDefault="00176026" w:rsidP="00176026">
      <w:pPr>
        <w:pStyle w:val="Bibliography"/>
        <w:rPr>
          <w:sz w:val="16"/>
          <w:szCs w:val="16"/>
        </w:rPr>
      </w:pPr>
      <w:r w:rsidRPr="00A017B4">
        <w:rPr>
          <w:sz w:val="16"/>
          <w:szCs w:val="16"/>
        </w:rPr>
        <w:t>[20]</w:t>
      </w:r>
      <w:r w:rsidRPr="00A017B4">
        <w:rPr>
          <w:sz w:val="16"/>
          <w:szCs w:val="16"/>
        </w:rPr>
        <w:tab/>
        <w:t xml:space="preserve">S. D. Jesus, A. Hsin, G. Faulkner, and H. Prapavessis, “A systematic review and analysis of data reduction techniques for the CReSS smoking topography device,” </w:t>
      </w:r>
      <w:r w:rsidRPr="00A017B4">
        <w:rPr>
          <w:i/>
          <w:iCs/>
          <w:sz w:val="16"/>
          <w:szCs w:val="16"/>
        </w:rPr>
        <w:t>J. Smok. Cessat.</w:t>
      </w:r>
      <w:r w:rsidRPr="00A017B4">
        <w:rPr>
          <w:sz w:val="16"/>
          <w:szCs w:val="16"/>
        </w:rPr>
        <w:t>, vol. 10, no. 1, pp. 12–28, Jun. 2015, doi: 10.1017/jsc.2013.31.</w:t>
      </w:r>
    </w:p>
    <w:p w14:paraId="63448965" w14:textId="77777777" w:rsidR="00176026" w:rsidRPr="00A017B4" w:rsidRDefault="00176026" w:rsidP="00176026">
      <w:pPr>
        <w:pStyle w:val="Bibliography"/>
        <w:rPr>
          <w:sz w:val="16"/>
          <w:szCs w:val="16"/>
        </w:rPr>
      </w:pPr>
      <w:r w:rsidRPr="00A017B4">
        <w:rPr>
          <w:sz w:val="16"/>
          <w:szCs w:val="16"/>
        </w:rPr>
        <w:t>[21]</w:t>
      </w:r>
      <w:r w:rsidRPr="00A017B4">
        <w:rPr>
          <w:sz w:val="16"/>
          <w:szCs w:val="16"/>
        </w:rPr>
        <w:tab/>
        <w:t xml:space="preserve">T. R. Spindle, A. B. Breland, N. V. Karaoghlanian, A. L. Shihadeh, and T. Eissenberg, “Preliminary results of an examination of electronic cigarette user puff topography: the effect of a mouthpiece-based topography measurement device on plasma nicotine and </w:t>
      </w:r>
      <w:r w:rsidRPr="00A017B4">
        <w:rPr>
          <w:sz w:val="16"/>
          <w:szCs w:val="16"/>
        </w:rPr>
        <w:lastRenderedPageBreak/>
        <w:t xml:space="preserve">subjective effects,” </w:t>
      </w:r>
      <w:r w:rsidRPr="00A017B4">
        <w:rPr>
          <w:i/>
          <w:iCs/>
          <w:sz w:val="16"/>
          <w:szCs w:val="16"/>
        </w:rPr>
        <w:t>Nicotine Tob. Res.</w:t>
      </w:r>
      <w:r w:rsidRPr="00A017B4">
        <w:rPr>
          <w:sz w:val="16"/>
          <w:szCs w:val="16"/>
        </w:rPr>
        <w:t>, vol. 17, no. 2, pp. 142–149, Feb. 2015, doi: 10.1093/ntr/ntu186.</w:t>
      </w:r>
    </w:p>
    <w:p w14:paraId="5757CD11" w14:textId="77777777" w:rsidR="00176026" w:rsidRPr="00A017B4" w:rsidRDefault="00176026" w:rsidP="00176026">
      <w:pPr>
        <w:pStyle w:val="Bibliography"/>
        <w:rPr>
          <w:sz w:val="16"/>
          <w:szCs w:val="16"/>
        </w:rPr>
      </w:pPr>
      <w:r w:rsidRPr="00A017B4">
        <w:rPr>
          <w:sz w:val="16"/>
          <w:szCs w:val="16"/>
        </w:rPr>
        <w:t>[22]</w:t>
      </w:r>
      <w:r w:rsidRPr="00A017B4">
        <w:rPr>
          <w:sz w:val="16"/>
          <w:szCs w:val="16"/>
        </w:rPr>
        <w:tab/>
        <w:t xml:space="preserve">N. J. Felicione, N. Karaoghlanian, A. Shihadeh, T. Eissenberg, and M. D. Blank, “Comparison of Measurement Methods for Electronic Cigarette Puff Topography,” </w:t>
      </w:r>
      <w:r w:rsidRPr="00A017B4">
        <w:rPr>
          <w:i/>
          <w:iCs/>
          <w:sz w:val="16"/>
          <w:szCs w:val="16"/>
        </w:rPr>
        <w:t>Tob. Regul. Sci.</w:t>
      </w:r>
      <w:r w:rsidRPr="00A017B4">
        <w:rPr>
          <w:sz w:val="16"/>
          <w:szCs w:val="16"/>
        </w:rPr>
        <w:t>, vol. 6, no. 5, pp. 318–330, Sep. 2020, doi: 10.18001/TRS.6.5.2.</w:t>
      </w:r>
    </w:p>
    <w:p w14:paraId="5E62FC29" w14:textId="77777777" w:rsidR="00176026" w:rsidRPr="00A017B4" w:rsidRDefault="00176026" w:rsidP="00176026">
      <w:pPr>
        <w:pStyle w:val="Bibliography"/>
        <w:rPr>
          <w:sz w:val="16"/>
          <w:szCs w:val="16"/>
        </w:rPr>
      </w:pPr>
      <w:r w:rsidRPr="00A017B4">
        <w:rPr>
          <w:sz w:val="16"/>
          <w:szCs w:val="16"/>
        </w:rPr>
        <w:t>[23]</w:t>
      </w:r>
      <w:r w:rsidRPr="00A017B4">
        <w:rPr>
          <w:sz w:val="16"/>
          <w:szCs w:val="16"/>
        </w:rPr>
        <w:tab/>
        <w:t xml:space="preserve">Y. Qu, H. Hu, J. Liu, Z. Zhang, Y. Li, and X. Ge, “Driver State Monitoring Technology for Conditionally Automated Vehicles: Review and Future Prospects,” </w:t>
      </w:r>
      <w:r w:rsidRPr="00A017B4">
        <w:rPr>
          <w:i/>
          <w:iCs/>
          <w:sz w:val="16"/>
          <w:szCs w:val="16"/>
        </w:rPr>
        <w:t>IEEE Trans. Instrum. Meas.</w:t>
      </w:r>
      <w:r w:rsidRPr="00A017B4">
        <w:rPr>
          <w:sz w:val="16"/>
          <w:szCs w:val="16"/>
        </w:rPr>
        <w:t>, vol. 72, pp. 1–20, 2023, doi: 10.1109/TIM.2023.3301060.</w:t>
      </w:r>
    </w:p>
    <w:p w14:paraId="16709BD2" w14:textId="77777777" w:rsidR="00176026" w:rsidRPr="00A017B4" w:rsidRDefault="00176026" w:rsidP="00176026">
      <w:pPr>
        <w:pStyle w:val="Bibliography"/>
        <w:rPr>
          <w:sz w:val="16"/>
          <w:szCs w:val="16"/>
        </w:rPr>
      </w:pPr>
      <w:r w:rsidRPr="00A017B4">
        <w:rPr>
          <w:sz w:val="16"/>
          <w:szCs w:val="16"/>
        </w:rPr>
        <w:t>[24]</w:t>
      </w:r>
      <w:r w:rsidRPr="00A017B4">
        <w:rPr>
          <w:sz w:val="16"/>
          <w:szCs w:val="16"/>
        </w:rPr>
        <w:tab/>
        <w:t xml:space="preserve">B. Andò </w:t>
      </w:r>
      <w:r w:rsidRPr="00A017B4">
        <w:rPr>
          <w:i/>
          <w:iCs/>
          <w:sz w:val="16"/>
          <w:szCs w:val="16"/>
        </w:rPr>
        <w:t>et al.</w:t>
      </w:r>
      <w:r w:rsidRPr="00A017B4">
        <w:rPr>
          <w:sz w:val="16"/>
          <w:szCs w:val="16"/>
        </w:rPr>
        <w:t xml:space="preserve">, “A Measurement System to Monitor Postural Behavior: Strategy Assessment and Classification Rating,” </w:t>
      </w:r>
      <w:r w:rsidRPr="00A017B4">
        <w:rPr>
          <w:i/>
          <w:iCs/>
          <w:sz w:val="16"/>
          <w:szCs w:val="16"/>
        </w:rPr>
        <w:t>IEEE Trans. Instrum. Meas.</w:t>
      </w:r>
      <w:r w:rsidRPr="00A017B4">
        <w:rPr>
          <w:sz w:val="16"/>
          <w:szCs w:val="16"/>
        </w:rPr>
        <w:t>, vol. 69, no. 10, pp. 8020–8031, Oct. 2020, doi: 10.1109/TIM.2020.2967498.</w:t>
      </w:r>
    </w:p>
    <w:p w14:paraId="7916827B" w14:textId="77777777" w:rsidR="00176026" w:rsidRPr="00A017B4" w:rsidRDefault="00176026" w:rsidP="00176026">
      <w:pPr>
        <w:pStyle w:val="Bibliography"/>
        <w:rPr>
          <w:sz w:val="16"/>
          <w:szCs w:val="16"/>
        </w:rPr>
      </w:pPr>
      <w:r w:rsidRPr="00A017B4">
        <w:rPr>
          <w:sz w:val="16"/>
          <w:szCs w:val="16"/>
        </w:rPr>
        <w:t>[25]</w:t>
      </w:r>
      <w:r w:rsidRPr="00A017B4">
        <w:rPr>
          <w:sz w:val="16"/>
          <w:szCs w:val="16"/>
        </w:rPr>
        <w:tab/>
        <w:t xml:space="preserve">W. Lu, X. Liu, Y. Peng, M. Kyrarini, K. An, and Y. Cheng, “PACR-DETR: A Real-Time End-to-End Object Detector for Behavior Recognition in Various Classroom Scenarios,” </w:t>
      </w:r>
      <w:r w:rsidRPr="00A017B4">
        <w:rPr>
          <w:i/>
          <w:iCs/>
          <w:sz w:val="16"/>
          <w:szCs w:val="16"/>
        </w:rPr>
        <w:t>IEEE Trans. Instrum. Meas.</w:t>
      </w:r>
      <w:r w:rsidRPr="00A017B4">
        <w:rPr>
          <w:sz w:val="16"/>
          <w:szCs w:val="16"/>
        </w:rPr>
        <w:t>, vol. 74, pp. 1–20, 2025, doi: 10.1109/TIM.2025.3550238.</w:t>
      </w:r>
    </w:p>
    <w:p w14:paraId="6F98958D" w14:textId="77777777" w:rsidR="00176026" w:rsidRPr="00A017B4" w:rsidRDefault="00176026" w:rsidP="00176026">
      <w:pPr>
        <w:pStyle w:val="Bibliography"/>
        <w:rPr>
          <w:sz w:val="16"/>
          <w:szCs w:val="16"/>
        </w:rPr>
      </w:pPr>
      <w:r w:rsidRPr="00A017B4">
        <w:rPr>
          <w:sz w:val="16"/>
          <w:szCs w:val="16"/>
        </w:rPr>
        <w:t>[26]</w:t>
      </w:r>
      <w:r w:rsidRPr="00A017B4">
        <w:rPr>
          <w:sz w:val="16"/>
          <w:szCs w:val="16"/>
        </w:rPr>
        <w:tab/>
        <w:t xml:space="preserve">M. Sakthivel, B. George, and M. Sivaprakasam, “A New Inductive Proximity Sensor Based Guiding Tool to Locate Metal Shrapnel During Surgery,” </w:t>
      </w:r>
      <w:r w:rsidRPr="00A017B4">
        <w:rPr>
          <w:i/>
          <w:iCs/>
          <w:sz w:val="16"/>
          <w:szCs w:val="16"/>
        </w:rPr>
        <w:t>IEEE Trans. Instrum. Meas.</w:t>
      </w:r>
      <w:r w:rsidRPr="00A017B4">
        <w:rPr>
          <w:sz w:val="16"/>
          <w:szCs w:val="16"/>
        </w:rPr>
        <w:t>, vol. 63, no. 12, pp. 2940–2949, Dec. 2014, doi: 10.1109/TIM.2014.2326767.</w:t>
      </w:r>
    </w:p>
    <w:p w14:paraId="4BAE3F94" w14:textId="77777777" w:rsidR="00176026" w:rsidRPr="00A017B4" w:rsidRDefault="00176026" w:rsidP="00176026">
      <w:pPr>
        <w:pStyle w:val="Bibliography"/>
        <w:rPr>
          <w:sz w:val="16"/>
          <w:szCs w:val="16"/>
        </w:rPr>
      </w:pPr>
      <w:r w:rsidRPr="00A017B4">
        <w:rPr>
          <w:sz w:val="16"/>
          <w:szCs w:val="16"/>
        </w:rPr>
        <w:t>[27]</w:t>
      </w:r>
      <w:r w:rsidRPr="00A017B4">
        <w:rPr>
          <w:sz w:val="16"/>
          <w:szCs w:val="16"/>
        </w:rPr>
        <w:tab/>
        <w:t xml:space="preserve">B. Andò, S. Baglio, S. Castorina, R. Crispino, and V. Marletta, “A Methodology for the Development of Low-Cost, Flexible Touch Sensor for Application in Assistive Technology,” </w:t>
      </w:r>
      <w:r w:rsidRPr="00A017B4">
        <w:rPr>
          <w:i/>
          <w:iCs/>
          <w:sz w:val="16"/>
          <w:szCs w:val="16"/>
        </w:rPr>
        <w:t>IEEE Trans. Instrum. Meas.</w:t>
      </w:r>
      <w:r w:rsidRPr="00A017B4">
        <w:rPr>
          <w:sz w:val="16"/>
          <w:szCs w:val="16"/>
        </w:rPr>
        <w:t>, vol. 70, pp. 1–10, 2021, doi: 10.1109/TIM.2020.3019882.</w:t>
      </w:r>
    </w:p>
    <w:p w14:paraId="76C9E641" w14:textId="77777777" w:rsidR="00176026" w:rsidRPr="00A017B4" w:rsidRDefault="00176026" w:rsidP="00176026">
      <w:pPr>
        <w:pStyle w:val="Bibliography"/>
        <w:rPr>
          <w:sz w:val="16"/>
          <w:szCs w:val="16"/>
        </w:rPr>
      </w:pPr>
      <w:r w:rsidRPr="00A017B4">
        <w:rPr>
          <w:sz w:val="16"/>
          <w:szCs w:val="16"/>
        </w:rPr>
        <w:t>[28]</w:t>
      </w:r>
      <w:r w:rsidRPr="00A017B4">
        <w:rPr>
          <w:sz w:val="16"/>
          <w:szCs w:val="16"/>
        </w:rPr>
        <w:tab/>
        <w:t xml:space="preserve">S. I. Pranto, B. Fassler, M. R. Islam, A. Schenkel, L. W. Hawk, and E. Sazonov, “FRIENDS GUI: A Graphical User Interface for Data Collection and Visualization of Vaping Behavior from a Passive Vaping Monitor,” </w:t>
      </w:r>
      <w:r w:rsidRPr="00A017B4">
        <w:rPr>
          <w:i/>
          <w:iCs/>
          <w:sz w:val="16"/>
          <w:szCs w:val="16"/>
        </w:rPr>
        <w:t>J. Open Res. Softw.</w:t>
      </w:r>
      <w:r w:rsidRPr="00A017B4">
        <w:rPr>
          <w:sz w:val="16"/>
          <w:szCs w:val="16"/>
        </w:rPr>
        <w:t>, vol. 14, no. 1, Apr. 2026, doi: 10.5334/jors.613.</w:t>
      </w:r>
    </w:p>
    <w:p w14:paraId="3A93557B" w14:textId="77777777" w:rsidR="00176026" w:rsidRPr="00A017B4" w:rsidRDefault="00176026" w:rsidP="00176026">
      <w:pPr>
        <w:pStyle w:val="Bibliography"/>
        <w:rPr>
          <w:sz w:val="16"/>
          <w:szCs w:val="16"/>
        </w:rPr>
      </w:pPr>
      <w:r w:rsidRPr="00A017B4">
        <w:rPr>
          <w:sz w:val="16"/>
          <w:szCs w:val="16"/>
        </w:rPr>
        <w:t>[29]</w:t>
      </w:r>
      <w:r w:rsidRPr="00A017B4">
        <w:rPr>
          <w:sz w:val="16"/>
          <w:szCs w:val="16"/>
        </w:rPr>
        <w:tab/>
        <w:t xml:space="preserve">eszsonic, </w:t>
      </w:r>
      <w:r w:rsidRPr="00A017B4">
        <w:rPr>
          <w:i/>
          <w:iCs/>
          <w:sz w:val="16"/>
          <w:szCs w:val="16"/>
        </w:rPr>
        <w:t>eszsonic/FRIENDSGUI</w:t>
      </w:r>
      <w:r w:rsidRPr="00A017B4">
        <w:rPr>
          <w:sz w:val="16"/>
          <w:szCs w:val="16"/>
        </w:rPr>
        <w:t>. (Apr. 23, 2025). Python. Accessed: Dec. 09, 2025. [Online]. Available: https://github.com/eszsonic/FRIENDSGUI</w:t>
      </w:r>
    </w:p>
    <w:p w14:paraId="414331EA" w14:textId="77777777" w:rsidR="00176026" w:rsidRPr="00A017B4" w:rsidRDefault="00176026" w:rsidP="00176026">
      <w:pPr>
        <w:pStyle w:val="Bibliography"/>
        <w:rPr>
          <w:sz w:val="16"/>
          <w:szCs w:val="16"/>
        </w:rPr>
      </w:pPr>
      <w:r w:rsidRPr="00A017B4">
        <w:rPr>
          <w:sz w:val="16"/>
          <w:szCs w:val="16"/>
        </w:rPr>
        <w:t>[30]</w:t>
      </w:r>
      <w:r w:rsidRPr="00A017B4">
        <w:rPr>
          <w:sz w:val="16"/>
          <w:szCs w:val="16"/>
        </w:rPr>
        <w:tab/>
        <w:t>“Computer Laboratory of Ambient and Wearable Systems - FRIENDS vape library.” Accessed: Dec. 09, 2025. [Online]. Available: https://claws.eng.ua.edu/research-projects/44-friends/299-friends-vape-library</w:t>
      </w:r>
    </w:p>
    <w:p w14:paraId="49DEBCDE" w14:textId="77777777" w:rsidR="00176026" w:rsidRPr="00A017B4" w:rsidRDefault="00176026" w:rsidP="00176026">
      <w:pPr>
        <w:pStyle w:val="Bibliography"/>
        <w:rPr>
          <w:sz w:val="16"/>
          <w:szCs w:val="16"/>
        </w:rPr>
      </w:pPr>
      <w:r w:rsidRPr="00A017B4">
        <w:rPr>
          <w:sz w:val="16"/>
          <w:szCs w:val="16"/>
        </w:rPr>
        <w:t>[31]</w:t>
      </w:r>
      <w:r w:rsidRPr="00A017B4">
        <w:rPr>
          <w:sz w:val="16"/>
          <w:szCs w:val="16"/>
        </w:rPr>
        <w:tab/>
        <w:t>“Computer Laboratory of Ambient and Wearable Systems - FRIENDS v1 TESTING SOP.” Accessed: Apr. 13, 2026. [Online]. Available: https://claws.eng.ua.edu/research-projects/44-friends/300-friends-v1-testing-sop</w:t>
      </w:r>
    </w:p>
    <w:p w14:paraId="010068D8" w14:textId="0AF7D041" w:rsidR="00176026" w:rsidRPr="00A017B4" w:rsidRDefault="00176026" w:rsidP="00176026">
      <w:pPr>
        <w:pStyle w:val="Bibliography"/>
        <w:rPr>
          <w:sz w:val="16"/>
          <w:szCs w:val="16"/>
        </w:rPr>
      </w:pPr>
      <w:r w:rsidRPr="00A017B4">
        <w:rPr>
          <w:sz w:val="16"/>
          <w:szCs w:val="16"/>
        </w:rPr>
        <w:t>[32]</w:t>
      </w:r>
      <w:r w:rsidRPr="00A017B4">
        <w:rPr>
          <w:sz w:val="16"/>
          <w:szCs w:val="16"/>
        </w:rPr>
        <w:tab/>
        <w:t xml:space="preserve">B. Fassler, L. Hawk, M. Goniewicz, and E. Sazonov, “Open - Source Low-Cost Vaping Machine for Laboratory Testing of Electronic Nicotine Delivery Systems,” in </w:t>
      </w:r>
      <w:r w:rsidRPr="00A017B4">
        <w:rPr>
          <w:i/>
          <w:iCs/>
          <w:sz w:val="16"/>
          <w:szCs w:val="16"/>
        </w:rPr>
        <w:t>2025 International Conference on Machine Intelligence and Smart Innovation (ICMISI)</w:t>
      </w:r>
      <w:r w:rsidRPr="00A017B4">
        <w:rPr>
          <w:sz w:val="16"/>
          <w:szCs w:val="16"/>
        </w:rPr>
        <w:t>, May 2025, pp. 231–235. doi: 10.1109/ICMISI65108.2025.11115183.</w:t>
      </w:r>
    </w:p>
    <w:p w14:paraId="07C2D1EE" w14:textId="6FBBB609" w:rsidR="00176026" w:rsidRPr="00A017B4" w:rsidRDefault="00176026" w:rsidP="00176026">
      <w:pPr>
        <w:pStyle w:val="Bibliography"/>
        <w:rPr>
          <w:sz w:val="16"/>
          <w:szCs w:val="16"/>
        </w:rPr>
      </w:pPr>
      <w:r w:rsidRPr="00A017B4">
        <w:rPr>
          <w:sz w:val="16"/>
          <w:szCs w:val="16"/>
        </w:rPr>
        <w:t>[33]</w:t>
      </w:r>
      <w:r w:rsidRPr="00A017B4">
        <w:rPr>
          <w:sz w:val="16"/>
          <w:szCs w:val="16"/>
        </w:rPr>
        <w:tab/>
        <w:t xml:space="preserve">E. Sazonov, P. Lopez-Meyer, and S. Tiffany, “A Wearable Sensor System for Monitoring Cigarette Smoking,” </w:t>
      </w:r>
      <w:r w:rsidRPr="00A017B4">
        <w:rPr>
          <w:i/>
          <w:iCs/>
          <w:sz w:val="16"/>
          <w:szCs w:val="16"/>
        </w:rPr>
        <w:t>J. Stud. Alcohol Drugs</w:t>
      </w:r>
      <w:r w:rsidRPr="00A017B4">
        <w:rPr>
          <w:sz w:val="16"/>
          <w:szCs w:val="16"/>
        </w:rPr>
        <w:t>, vol. 74, no. 6, p. 956, Nov. 2013.</w:t>
      </w:r>
    </w:p>
    <w:p w14:paraId="57FC586C" w14:textId="44B02978" w:rsidR="00176026" w:rsidRPr="00A017B4" w:rsidRDefault="00176026" w:rsidP="00176026">
      <w:pPr>
        <w:pStyle w:val="Bibliography"/>
        <w:rPr>
          <w:sz w:val="16"/>
          <w:szCs w:val="16"/>
        </w:rPr>
      </w:pPr>
      <w:r w:rsidRPr="00A017B4">
        <w:rPr>
          <w:sz w:val="16"/>
          <w:szCs w:val="16"/>
        </w:rPr>
        <w:t>[34]</w:t>
      </w:r>
      <w:r w:rsidRPr="00A017B4">
        <w:rPr>
          <w:sz w:val="16"/>
          <w:szCs w:val="16"/>
        </w:rPr>
        <w:tab/>
        <w:t xml:space="preserve">P. Lopez-Meyer, Y. Patil, T. Tiffany, and E. Sazonov, “Detection of Hand-to-Mouth Gestures Using a RF Operated Proximity Sensor for Monitoring Cigarette Smoking,” </w:t>
      </w:r>
      <w:r w:rsidRPr="00A017B4">
        <w:rPr>
          <w:i/>
          <w:iCs/>
          <w:sz w:val="16"/>
          <w:szCs w:val="16"/>
        </w:rPr>
        <w:t>Open Biomed. Eng. J.</w:t>
      </w:r>
      <w:r w:rsidRPr="00A017B4">
        <w:rPr>
          <w:sz w:val="16"/>
          <w:szCs w:val="16"/>
        </w:rPr>
        <w:t>, vol. 9, pp. 41–49, Apr. 2013, doi: 10.2174/1874120701307010041.</w:t>
      </w:r>
    </w:p>
    <w:p w14:paraId="06D91F16" w14:textId="77777777" w:rsidR="00176026" w:rsidRPr="00A017B4" w:rsidRDefault="00176026" w:rsidP="00176026">
      <w:pPr>
        <w:pStyle w:val="Bibliography"/>
        <w:rPr>
          <w:sz w:val="16"/>
          <w:szCs w:val="16"/>
        </w:rPr>
      </w:pPr>
      <w:r w:rsidRPr="00A017B4">
        <w:rPr>
          <w:sz w:val="16"/>
          <w:szCs w:val="16"/>
        </w:rPr>
        <w:t>[35]</w:t>
      </w:r>
      <w:r w:rsidRPr="00A017B4">
        <w:rPr>
          <w:sz w:val="16"/>
          <w:szCs w:val="16"/>
        </w:rPr>
        <w:tab/>
        <w:t xml:space="preserve">P. Lopez-Meyer, S. Tiffany, Y. Patil, and E. Sazonov, “Monitoring of cigarette smoking using wearable sensors and support vector machines,” </w:t>
      </w:r>
      <w:r w:rsidRPr="00A017B4">
        <w:rPr>
          <w:i/>
          <w:iCs/>
          <w:sz w:val="16"/>
          <w:szCs w:val="16"/>
        </w:rPr>
        <w:t>IEEE Trans. Biomed. Eng.</w:t>
      </w:r>
      <w:r w:rsidRPr="00A017B4">
        <w:rPr>
          <w:sz w:val="16"/>
          <w:szCs w:val="16"/>
        </w:rPr>
        <w:t>, vol. 60, no. 7, pp. 1867–1872, Jul. 2013, doi: 10.1109/TBME.2013.2243729.</w:t>
      </w:r>
    </w:p>
    <w:p w14:paraId="528A43BE" w14:textId="77777777" w:rsidR="00176026" w:rsidRPr="00A017B4" w:rsidRDefault="00176026" w:rsidP="00176026">
      <w:pPr>
        <w:pStyle w:val="Bibliography"/>
        <w:rPr>
          <w:sz w:val="16"/>
          <w:szCs w:val="16"/>
        </w:rPr>
      </w:pPr>
      <w:r w:rsidRPr="00A017B4">
        <w:rPr>
          <w:sz w:val="16"/>
          <w:szCs w:val="16"/>
        </w:rPr>
        <w:t>[36]</w:t>
      </w:r>
      <w:r w:rsidRPr="00A017B4">
        <w:rPr>
          <w:sz w:val="16"/>
          <w:szCs w:val="16"/>
        </w:rPr>
        <w:tab/>
        <w:t xml:space="preserve">M. H. Imtiaz, R. I. Ramos-Garcia, V. Y. Senyurek, S. Tiffany, and E. Sazonov, “Development of a Multisensory Wearable System for Monitoring Cigarette Smoking Behavior in Free-Living Conditions,” </w:t>
      </w:r>
      <w:r w:rsidRPr="00A017B4">
        <w:rPr>
          <w:i/>
          <w:iCs/>
          <w:sz w:val="16"/>
          <w:szCs w:val="16"/>
        </w:rPr>
        <w:t>Electronics</w:t>
      </w:r>
      <w:r w:rsidRPr="00A017B4">
        <w:rPr>
          <w:sz w:val="16"/>
          <w:szCs w:val="16"/>
        </w:rPr>
        <w:t>, vol. 6, no. 4, Dec. 2017, doi: 10.3390/electronics6040104.</w:t>
      </w:r>
    </w:p>
    <w:p w14:paraId="1D55A512" w14:textId="77777777" w:rsidR="00176026" w:rsidRPr="00A017B4" w:rsidRDefault="00176026" w:rsidP="00176026">
      <w:pPr>
        <w:pStyle w:val="Bibliography"/>
        <w:rPr>
          <w:sz w:val="16"/>
          <w:szCs w:val="16"/>
        </w:rPr>
      </w:pPr>
      <w:r w:rsidRPr="00A017B4">
        <w:rPr>
          <w:sz w:val="16"/>
          <w:szCs w:val="16"/>
        </w:rPr>
        <w:t>[37]</w:t>
      </w:r>
      <w:r w:rsidRPr="00A017B4">
        <w:rPr>
          <w:sz w:val="16"/>
          <w:szCs w:val="16"/>
        </w:rPr>
        <w:tab/>
        <w:t xml:space="preserve">V. Senyurek, M. Imtiaz, P. Belsare, S. Tiffany, and E. Sazonov, “Cigarette Smoking Detection with an Inertial Sensor and a Smart Lighter,” </w:t>
      </w:r>
      <w:r w:rsidRPr="00A017B4">
        <w:rPr>
          <w:i/>
          <w:iCs/>
          <w:sz w:val="16"/>
          <w:szCs w:val="16"/>
        </w:rPr>
        <w:t>Sensors</w:t>
      </w:r>
      <w:r w:rsidRPr="00A017B4">
        <w:rPr>
          <w:sz w:val="16"/>
          <w:szCs w:val="16"/>
        </w:rPr>
        <w:t>, vol. 19, no. 3, Jan. 2019, doi: 10.3390/s19030570.</w:t>
      </w:r>
    </w:p>
    <w:p w14:paraId="79AA5D3B" w14:textId="77777777" w:rsidR="00176026" w:rsidRPr="00A017B4" w:rsidRDefault="00176026" w:rsidP="00176026">
      <w:pPr>
        <w:pStyle w:val="Bibliography"/>
        <w:rPr>
          <w:sz w:val="16"/>
          <w:szCs w:val="16"/>
        </w:rPr>
      </w:pPr>
      <w:r w:rsidRPr="00A017B4">
        <w:rPr>
          <w:sz w:val="16"/>
          <w:szCs w:val="16"/>
        </w:rPr>
        <w:t>[38]</w:t>
      </w:r>
      <w:r w:rsidRPr="00A017B4">
        <w:rPr>
          <w:sz w:val="16"/>
          <w:szCs w:val="16"/>
        </w:rPr>
        <w:tab/>
        <w:t xml:space="preserve">G. Karacocuk </w:t>
      </w:r>
      <w:r w:rsidRPr="00A017B4">
        <w:rPr>
          <w:i/>
          <w:iCs/>
          <w:sz w:val="16"/>
          <w:szCs w:val="16"/>
        </w:rPr>
        <w:t>et al.</w:t>
      </w:r>
      <w:r w:rsidRPr="00A017B4">
        <w:rPr>
          <w:sz w:val="16"/>
          <w:szCs w:val="16"/>
        </w:rPr>
        <w:t xml:space="preserve">, “Inertial Sensor-Based Respiration Analysis,” </w:t>
      </w:r>
      <w:r w:rsidRPr="00A017B4">
        <w:rPr>
          <w:i/>
          <w:iCs/>
          <w:sz w:val="16"/>
          <w:szCs w:val="16"/>
        </w:rPr>
        <w:t>IEEE Trans. Instrum. Meas.</w:t>
      </w:r>
      <w:r w:rsidRPr="00A017B4">
        <w:rPr>
          <w:sz w:val="16"/>
          <w:szCs w:val="16"/>
        </w:rPr>
        <w:t>, vol. 68, no. 11, pp. 4268–4275, Nov. 2019, doi: 10.1109/TIM.2018.2889363.</w:t>
      </w:r>
    </w:p>
    <w:p w14:paraId="17C79B65" w14:textId="77777777" w:rsidR="00176026" w:rsidRPr="00A017B4" w:rsidRDefault="00176026" w:rsidP="00176026">
      <w:pPr>
        <w:pStyle w:val="Bibliography"/>
        <w:rPr>
          <w:sz w:val="16"/>
          <w:szCs w:val="16"/>
        </w:rPr>
      </w:pPr>
      <w:r w:rsidRPr="00A017B4">
        <w:rPr>
          <w:sz w:val="16"/>
          <w:szCs w:val="16"/>
        </w:rPr>
        <w:t>[39]</w:t>
      </w:r>
      <w:r w:rsidRPr="00A017B4">
        <w:rPr>
          <w:sz w:val="16"/>
          <w:szCs w:val="16"/>
        </w:rPr>
        <w:tab/>
        <w:t xml:space="preserve">G. Cosoli, L. Antognoli, L. Panni, and L. Scalise, “Indirect Estimation of Breathing Rate Using Wearable Devices,” </w:t>
      </w:r>
      <w:r w:rsidRPr="00A017B4">
        <w:rPr>
          <w:i/>
          <w:iCs/>
          <w:sz w:val="16"/>
          <w:szCs w:val="16"/>
        </w:rPr>
        <w:t>IEEE Trans. Instrum. Meas.</w:t>
      </w:r>
      <w:r w:rsidRPr="00A017B4">
        <w:rPr>
          <w:sz w:val="16"/>
          <w:szCs w:val="16"/>
        </w:rPr>
        <w:t>, vol. 73, pp. 1–8, 2024, doi: 10.1109/TIM.2024.3372222.</w:t>
      </w:r>
    </w:p>
    <w:p w14:paraId="5FA12803" w14:textId="77777777" w:rsidR="00176026" w:rsidRPr="00A017B4" w:rsidRDefault="00176026" w:rsidP="00176026">
      <w:pPr>
        <w:pStyle w:val="Bibliography"/>
        <w:rPr>
          <w:sz w:val="16"/>
          <w:szCs w:val="16"/>
        </w:rPr>
      </w:pPr>
      <w:r w:rsidRPr="00A017B4">
        <w:rPr>
          <w:sz w:val="16"/>
          <w:szCs w:val="16"/>
        </w:rPr>
        <w:t>[40]</w:t>
      </w:r>
      <w:r w:rsidRPr="00A017B4">
        <w:rPr>
          <w:sz w:val="16"/>
          <w:szCs w:val="16"/>
        </w:rPr>
        <w:tab/>
        <w:t xml:space="preserve">S. Wang, T. Zhang, Y. Li, P. Li, H. Wu, and K. Li, “Continuous Hand Gestures Detection and Recognition in Emergency Human-Robot Interaction Based on the Inertial Measurement Unit,” </w:t>
      </w:r>
      <w:r w:rsidRPr="00A017B4">
        <w:rPr>
          <w:i/>
          <w:iCs/>
          <w:sz w:val="16"/>
          <w:szCs w:val="16"/>
        </w:rPr>
        <w:t>IEEE Trans. Instrum. Meas.</w:t>
      </w:r>
      <w:r w:rsidRPr="00A017B4">
        <w:rPr>
          <w:sz w:val="16"/>
          <w:szCs w:val="16"/>
        </w:rPr>
        <w:t>, vol. 73, pp. 1–15, 2024, doi: 10.1109/TIM.2024.3440381.</w:t>
      </w:r>
    </w:p>
    <w:p w14:paraId="4488EF61" w14:textId="77777777" w:rsidR="00176026" w:rsidRPr="00A017B4" w:rsidRDefault="00176026" w:rsidP="00176026">
      <w:pPr>
        <w:pStyle w:val="Bibliography"/>
        <w:rPr>
          <w:sz w:val="16"/>
          <w:szCs w:val="16"/>
        </w:rPr>
      </w:pPr>
      <w:r w:rsidRPr="00A017B4">
        <w:rPr>
          <w:sz w:val="16"/>
          <w:szCs w:val="16"/>
        </w:rPr>
        <w:t>[41]</w:t>
      </w:r>
      <w:r w:rsidRPr="00A017B4">
        <w:rPr>
          <w:sz w:val="16"/>
          <w:szCs w:val="16"/>
        </w:rPr>
        <w:tab/>
        <w:t>“General · eszsonic/FRIENDS,” GitHub. Accessed: Dec. 09, 2025. [Online]. Available: https://github.com/eszsonic/FRIENDS</w:t>
      </w:r>
    </w:p>
    <w:p w14:paraId="5454327B" w14:textId="77777777" w:rsidR="00176026" w:rsidRPr="00A017B4" w:rsidRDefault="00176026" w:rsidP="00176026">
      <w:pPr>
        <w:pStyle w:val="Bibliography"/>
      </w:pPr>
      <w:r w:rsidRPr="00A017B4">
        <w:rPr>
          <w:sz w:val="16"/>
          <w:szCs w:val="16"/>
        </w:rPr>
        <w:t>[42]</w:t>
      </w:r>
      <w:r w:rsidRPr="00A017B4">
        <w:rPr>
          <w:sz w:val="16"/>
          <w:szCs w:val="16"/>
        </w:rPr>
        <w:tab/>
        <w:t xml:space="preserve">eszsonic, </w:t>
      </w:r>
      <w:r w:rsidRPr="00A017B4">
        <w:rPr>
          <w:i/>
          <w:iCs/>
          <w:sz w:val="16"/>
          <w:szCs w:val="16"/>
        </w:rPr>
        <w:t>eszsonic/VMFRIENDS</w:t>
      </w:r>
      <w:r w:rsidRPr="00A017B4">
        <w:rPr>
          <w:sz w:val="16"/>
          <w:szCs w:val="16"/>
        </w:rPr>
        <w:t>. (Apr. 23, 2025). Python. Accessed: Dec. 09, 2025. [Online]. Available: https://github.com/eszsonic/VMFRIENDS</w:t>
      </w:r>
    </w:p>
    <w:p w14:paraId="755F5DBD" w14:textId="388D4E9E" w:rsidR="00732E46" w:rsidRPr="00A017B4" w:rsidRDefault="002725AB" w:rsidP="002725AB">
      <w:pPr>
        <w:jc w:val="both"/>
        <w:rPr>
          <w:sz w:val="16"/>
          <w:szCs w:val="16"/>
        </w:rPr>
      </w:pPr>
      <w:r w:rsidRPr="00A017B4">
        <w:rPr>
          <w:sz w:val="16"/>
          <w:szCs w:val="16"/>
        </w:rPr>
        <w:fldChar w:fldCharType="end"/>
      </w:r>
    </w:p>
    <w:p w14:paraId="200DDD64" w14:textId="4EF2FE93" w:rsidR="00063FAA" w:rsidRPr="00A017B4" w:rsidRDefault="00063FAA" w:rsidP="002725AB">
      <w:pPr>
        <w:jc w:val="both"/>
        <w:rPr>
          <w:sz w:val="16"/>
          <w:szCs w:val="16"/>
        </w:rPr>
      </w:pPr>
    </w:p>
    <w:p w14:paraId="5B1D1E8C" w14:textId="0729D633" w:rsidR="00063FAA" w:rsidRPr="00A017B4" w:rsidRDefault="00063FAA" w:rsidP="002725AB">
      <w:pPr>
        <w:jc w:val="both"/>
        <w:rPr>
          <w:sz w:val="16"/>
          <w:szCs w:val="16"/>
        </w:rPr>
      </w:pPr>
    </w:p>
    <w:p w14:paraId="6B0B273C" w14:textId="77777777" w:rsidR="00063FAA" w:rsidRPr="00A017B4" w:rsidRDefault="00063FAA" w:rsidP="002725AB">
      <w:pPr>
        <w:jc w:val="both"/>
        <w:rPr>
          <w:rFonts w:ascii="Times" w:eastAsia="Times" w:hAnsi="Times" w:cs="Times"/>
          <w:i/>
        </w:rPr>
      </w:pPr>
    </w:p>
    <w:p w14:paraId="1052308C" w14:textId="5E34D017" w:rsidR="008B31E6" w:rsidRPr="00A017B4" w:rsidRDefault="008B31E6" w:rsidP="00063FAA">
      <w:pPr>
        <w:pStyle w:val="PARA"/>
        <w:spacing w:line="240" w:lineRule="auto"/>
      </w:pPr>
      <w:r w:rsidRPr="00A017B4">
        <w:rPr>
          <w:noProof/>
          <w:color w:val="000000" w:themeColor="text1"/>
        </w:rPr>
        <w:drawing>
          <wp:anchor distT="0" distB="0" distL="114300" distR="114300" simplePos="0" relativeHeight="251676672" behindDoc="1" locked="0" layoutInCell="1" allowOverlap="1" wp14:anchorId="208E0779" wp14:editId="463CFE11">
            <wp:simplePos x="0" y="0"/>
            <wp:positionH relativeFrom="column">
              <wp:posOffset>36830</wp:posOffset>
            </wp:positionH>
            <wp:positionV relativeFrom="paragraph">
              <wp:posOffset>29210</wp:posOffset>
            </wp:positionV>
            <wp:extent cx="941070" cy="1176655"/>
            <wp:effectExtent l="0" t="0" r="0" b="4445"/>
            <wp:wrapTight wrapText="bothSides">
              <wp:wrapPolygon edited="0">
                <wp:start x="0" y="0"/>
                <wp:lineTo x="0" y="21332"/>
                <wp:lineTo x="20988" y="21332"/>
                <wp:lineTo x="2098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41070"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17B4">
        <w:rPr>
          <w:b/>
          <w:bCs/>
          <w:color w:val="000000" w:themeColor="text1"/>
        </w:rPr>
        <w:t>Edward Sazonov</w:t>
      </w:r>
      <w:r w:rsidRPr="00A017B4">
        <w:rPr>
          <w:color w:val="000000" w:themeColor="text1"/>
        </w:rPr>
        <w:t xml:space="preserve"> </w:t>
      </w:r>
      <w:r w:rsidRPr="00A017B4">
        <w:t xml:space="preserve">(IEEE M’02, SM’11) received the Diploma of Systems Engineer from Khabarovsk State University of Technology, Russia, in 1993 and the Ph.D. degree in Computer Engineering from West Virginia University, Morgantown, WV, in 2002. Currently he is a James R. Cudworth endowed Professor in the Department of Electrical and Computer Engineering at the University of Alabama, Tuscaloosa, AL and the head of the Computer Laboratory of Ambient and Wearable Systems (http://claws.eng.ua.edu). His research interests span wearable devices, sensor-based behavioral informatics and methods of biomedical signal processing and pattern recognition. Devices developed in his laboratory include a wearable sensor for objective detection and characterization of food intake (AIM – Automatic Ingestion Monitor); a highly accurate physical activity and gait monitor integrated into a shoe insole (SmartStep, winner of Bluetooth Innovation WorldCup 2009); a wearable sensor system for monitoring of cigarette smoking (PACT); and others. He has published over 100 journal papers and 150 conference papers / abstracts, and has 7 issued patents. In 2020 Dr. Sazonov served as a Fulbright Distinguished Chair at the University of Newcastle, Australia. His research has been supported by the National Institutes of Health, National Science Foundation, National Academies of Science, as well as by state agencies, private industry and foundations. Dr. Sazonov  served as organizing committee member for many IEEE conferences, such as IEEE Sensors, IEEE Biomedical Health Informatics, IEEE Engineering in Medicine and Biology, and others. </w:t>
      </w:r>
    </w:p>
    <w:p w14:paraId="3C1D1D70" w14:textId="6430934F" w:rsidR="008B31E6" w:rsidRPr="00A017B4" w:rsidRDefault="008B31E6" w:rsidP="00063FAA">
      <w:pPr>
        <w:pStyle w:val="PARA"/>
        <w:spacing w:line="240" w:lineRule="auto"/>
      </w:pPr>
    </w:p>
    <w:p w14:paraId="43FF1C77" w14:textId="07D60513" w:rsidR="008B31E6" w:rsidRPr="00A017B4" w:rsidRDefault="008B31E6" w:rsidP="00063FAA">
      <w:pPr>
        <w:pStyle w:val="PARA"/>
        <w:spacing w:line="240" w:lineRule="auto"/>
        <w:rPr>
          <w:rFonts w:cs="Times-Roman"/>
        </w:rPr>
      </w:pPr>
      <w:r w:rsidRPr="00A017B4">
        <w:rPr>
          <w:b/>
          <w:bCs/>
          <w:color w:val="000000" w:themeColor="text1"/>
        </w:rPr>
        <w:t xml:space="preserve">Brett Fassler </w:t>
      </w:r>
      <w:r w:rsidRPr="00A017B4">
        <w:rPr>
          <w:rFonts w:cs="Times-Roman"/>
        </w:rPr>
        <w:t xml:space="preserve">received the B.S. degree in electrical engineering from The University of Alabama in 2024 and the M.S. degree in electrical engineering from The University of </w:t>
      </w:r>
      <w:r w:rsidRPr="00A017B4">
        <w:rPr>
          <w:noProof/>
          <w:color w:val="000000" w:themeColor="text1"/>
        </w:rPr>
        <w:drawing>
          <wp:anchor distT="0" distB="118745" distL="114300" distR="114300" simplePos="0" relativeHeight="251695104" behindDoc="1" locked="0" layoutInCell="1" allowOverlap="1" wp14:anchorId="304669D6" wp14:editId="5DFCDCFB">
            <wp:simplePos x="0" y="0"/>
            <wp:positionH relativeFrom="column">
              <wp:posOffset>30159</wp:posOffset>
            </wp:positionH>
            <wp:positionV relativeFrom="paragraph">
              <wp:posOffset>40023</wp:posOffset>
            </wp:positionV>
            <wp:extent cx="914400" cy="1112520"/>
            <wp:effectExtent l="0" t="0" r="0" b="0"/>
            <wp:wrapTight wrapText="bothSides">
              <wp:wrapPolygon edited="0">
                <wp:start x="0" y="0"/>
                <wp:lineTo x="0" y="21082"/>
                <wp:lineTo x="21150" y="21082"/>
                <wp:lineTo x="21150"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9074" t="9297" r="14450" b="24229"/>
                    <a:stretch>
                      <a:fillRect/>
                    </a:stretch>
                  </pic:blipFill>
                  <pic:spPr bwMode="auto">
                    <a:xfrm>
                      <a:off x="0" y="0"/>
                      <a:ext cx="914400" cy="11125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17B4">
        <w:rPr>
          <w:rFonts w:cs="Times-Roman"/>
        </w:rPr>
        <w:t>Alabama in 2025.</w:t>
      </w:r>
    </w:p>
    <w:p w14:paraId="2CF3E5B6" w14:textId="77777777" w:rsidR="008B31E6" w:rsidRPr="00A017B4" w:rsidRDefault="008B31E6" w:rsidP="00063FAA">
      <w:pPr>
        <w:pStyle w:val="PARA"/>
        <w:spacing w:line="240" w:lineRule="auto"/>
        <w:rPr>
          <w:rFonts w:cs="Times-Roman"/>
        </w:rPr>
      </w:pPr>
    </w:p>
    <w:p w14:paraId="23C040D9" w14:textId="77777777" w:rsidR="008B31E6" w:rsidRPr="00A017B4" w:rsidRDefault="008B31E6" w:rsidP="00063FAA">
      <w:pPr>
        <w:pStyle w:val="PARA"/>
        <w:spacing w:line="240" w:lineRule="auto"/>
        <w:rPr>
          <w:rFonts w:cs="Times-Roman"/>
        </w:rPr>
      </w:pPr>
    </w:p>
    <w:p w14:paraId="2184947C" w14:textId="77777777" w:rsidR="008B31E6" w:rsidRPr="00A017B4" w:rsidRDefault="008B31E6" w:rsidP="00063FAA">
      <w:pPr>
        <w:pStyle w:val="PARA"/>
        <w:spacing w:line="240" w:lineRule="auto"/>
        <w:rPr>
          <w:rFonts w:cs="Times-Roman"/>
        </w:rPr>
      </w:pPr>
    </w:p>
    <w:p w14:paraId="76410FBE" w14:textId="77777777" w:rsidR="008B31E6" w:rsidRPr="00A017B4" w:rsidRDefault="008B31E6" w:rsidP="00063FAA">
      <w:pPr>
        <w:pStyle w:val="PARA"/>
        <w:spacing w:line="240" w:lineRule="auto"/>
        <w:rPr>
          <w:rFonts w:cs="Times-Roman"/>
        </w:rPr>
      </w:pPr>
    </w:p>
    <w:p w14:paraId="1F8182CF" w14:textId="77777777" w:rsidR="008B31E6" w:rsidRPr="00A017B4" w:rsidRDefault="008B31E6" w:rsidP="00063FAA">
      <w:pPr>
        <w:pStyle w:val="PARA"/>
        <w:spacing w:line="240" w:lineRule="auto"/>
        <w:rPr>
          <w:rFonts w:cs="Helvetica"/>
        </w:rPr>
      </w:pPr>
      <w:r w:rsidRPr="00A017B4">
        <w:rPr>
          <w:rFonts w:cs="Helvetica"/>
          <w:noProof/>
          <w:color w:val="000000" w:themeColor="text1"/>
        </w:rPr>
        <w:drawing>
          <wp:anchor distT="0" distB="0" distL="114300" distR="114300" simplePos="0" relativeHeight="251680768" behindDoc="1" locked="0" layoutInCell="1" allowOverlap="1" wp14:anchorId="5EF5F7DE" wp14:editId="2CEB9BC2">
            <wp:simplePos x="0" y="0"/>
            <wp:positionH relativeFrom="column">
              <wp:align>left</wp:align>
            </wp:positionH>
            <wp:positionV relativeFrom="paragraph">
              <wp:posOffset>1905</wp:posOffset>
            </wp:positionV>
            <wp:extent cx="851535" cy="1062355"/>
            <wp:effectExtent l="0" t="0" r="0" b="0"/>
            <wp:wrapTight wrapText="bothSides">
              <wp:wrapPolygon edited="0">
                <wp:start x="0" y="0"/>
                <wp:lineTo x="0" y="21303"/>
                <wp:lineTo x="21262" y="21303"/>
                <wp:lineTo x="21262" y="0"/>
                <wp:lineTo x="0" y="0"/>
              </wp:wrapPolygon>
            </wp:wrapTight>
            <wp:docPr id="14" name="Picture 9" descr="A person wearing glasses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person wearing glasses  Description automatically generated with medium confidence"/>
                    <pic:cNvPicPr>
                      <a:picLocks noChangeAspect="1" noChangeArrowheads="1"/>
                    </pic:cNvPicPr>
                  </pic:nvPicPr>
                  <pic:blipFill>
                    <a:blip r:embed="rId27" cstate="print">
                      <a:grayscl/>
                      <a:extLst>
                        <a:ext uri="{28A0092B-C50C-407E-A947-70E740481C1C}">
                          <a14:useLocalDpi xmlns:a14="http://schemas.microsoft.com/office/drawing/2010/main" val="0"/>
                        </a:ext>
                      </a:extLst>
                    </a:blip>
                    <a:srcRect/>
                    <a:stretch>
                      <a:fillRect/>
                    </a:stretch>
                  </pic:blipFill>
                  <pic:spPr bwMode="auto">
                    <a:xfrm>
                      <a:off x="0" y="0"/>
                      <a:ext cx="851535" cy="1062355"/>
                    </a:xfrm>
                    <a:prstGeom prst="rect">
                      <a:avLst/>
                    </a:prstGeom>
                    <a:noFill/>
                  </pic:spPr>
                </pic:pic>
              </a:graphicData>
            </a:graphic>
            <wp14:sizeRelH relativeFrom="page">
              <wp14:pctWidth>0</wp14:pctWidth>
            </wp14:sizeRelH>
            <wp14:sizeRelV relativeFrom="page">
              <wp14:pctHeight>0</wp14:pctHeight>
            </wp14:sizeRelV>
          </wp:anchor>
        </w:drawing>
      </w:r>
      <w:r w:rsidRPr="00A017B4">
        <w:rPr>
          <w:rFonts w:cs="Helvetica"/>
          <w:b/>
          <w:bCs/>
          <w:color w:val="000000" w:themeColor="text1"/>
        </w:rPr>
        <w:t xml:space="preserve">Md. Rafi Islam </w:t>
      </w:r>
      <w:r w:rsidRPr="00A017B4">
        <w:rPr>
          <w:rFonts w:cs="Helvetica"/>
        </w:rPr>
        <w:t xml:space="preserve">received his B.Sc. in electrical and electronic engineering from Chittagong University of Engineering and Technology (CUET), Bangladesh, in 2017. He is currently pursuing a Ph.D. in electrical engineering at The University of </w:t>
      </w:r>
      <w:r w:rsidRPr="00A017B4">
        <w:rPr>
          <w:rFonts w:cs="Helvetica"/>
        </w:rPr>
        <w:lastRenderedPageBreak/>
        <w:t>Alabama, Tuscaloosa, AL, USA.</w:t>
      </w:r>
    </w:p>
    <w:p w14:paraId="468408DB" w14:textId="66FB9342" w:rsidR="008B31E6" w:rsidRPr="00A017B4" w:rsidRDefault="008B31E6" w:rsidP="00063FAA">
      <w:pPr>
        <w:pStyle w:val="PARA"/>
        <w:spacing w:line="240" w:lineRule="auto"/>
        <w:rPr>
          <w:rFonts w:cs="Helvetica"/>
        </w:rPr>
      </w:pPr>
      <w:r w:rsidRPr="00A017B4">
        <w:rPr>
          <w:rFonts w:cs="Helvetica"/>
        </w:rPr>
        <w:t xml:space="preserve">He previously worked as a Lecturer in the Department of Electrical and Electronic Engineering at Premier University, Chittagong. His research interests include embedded systems, machine learning, and wearable sensors. </w:t>
      </w:r>
    </w:p>
    <w:p w14:paraId="5C4D29AF" w14:textId="77777777" w:rsidR="00E47378" w:rsidRPr="00A017B4" w:rsidRDefault="00E47378" w:rsidP="00063FAA">
      <w:pPr>
        <w:pStyle w:val="PARA"/>
        <w:spacing w:line="240" w:lineRule="auto"/>
        <w:rPr>
          <w:rFonts w:cs="Helvetica"/>
        </w:rPr>
      </w:pPr>
    </w:p>
    <w:p w14:paraId="2135C988" w14:textId="4FC8E28A" w:rsidR="00E47378" w:rsidRPr="00A017B4" w:rsidRDefault="00E47378" w:rsidP="00063FAA">
      <w:pPr>
        <w:pStyle w:val="PARA"/>
        <w:spacing w:line="240" w:lineRule="auto"/>
        <w:rPr>
          <w:rFonts w:cs="Helvetica"/>
        </w:rPr>
      </w:pPr>
      <w:r w:rsidRPr="00A017B4">
        <w:rPr>
          <w:rFonts w:cs="Helvetica"/>
          <w:noProof/>
        </w:rPr>
        <w:drawing>
          <wp:anchor distT="0" distB="0" distL="114300" distR="114300" simplePos="0" relativeHeight="251699200" behindDoc="1" locked="0" layoutInCell="1" allowOverlap="1" wp14:anchorId="63490A5E" wp14:editId="631ACAE4">
            <wp:simplePos x="0" y="0"/>
            <wp:positionH relativeFrom="column">
              <wp:posOffset>-32759</wp:posOffset>
            </wp:positionH>
            <wp:positionV relativeFrom="paragraph">
              <wp:posOffset>20703</wp:posOffset>
            </wp:positionV>
            <wp:extent cx="955141" cy="1133711"/>
            <wp:effectExtent l="0" t="0" r="0" b="9525"/>
            <wp:wrapTight wrapText="bothSides">
              <wp:wrapPolygon edited="0">
                <wp:start x="0" y="0"/>
                <wp:lineTo x="0" y="21418"/>
                <wp:lineTo x="21112" y="21418"/>
                <wp:lineTo x="21112"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l="19110" t="244" r="24508" b="32831"/>
                    <a:stretch/>
                  </pic:blipFill>
                  <pic:spPr bwMode="auto">
                    <a:xfrm>
                      <a:off x="0" y="0"/>
                      <a:ext cx="955141" cy="113371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17B4">
        <w:rPr>
          <w:rFonts w:cs="Helvetica"/>
          <w:b/>
          <w:bCs/>
        </w:rPr>
        <w:t>Ashley Schenkel</w:t>
      </w:r>
      <w:r w:rsidRPr="00A017B4">
        <w:rPr>
          <w:rFonts w:cs="Helvetica"/>
        </w:rPr>
        <w:t xml:space="preserve"> received her B.A. in psychology from D'Youville University in Buffalo, NY. She is currently a Clinical Research Coordinator at the University at Buffalo Behavioral Health Lab, Buffalo, NY, USA (PI: Dr. Larry Hawk). Her research interests include behavioral mechanisms associated with continued use and dependence to nicotine products, particularly electronic nicotine delivery systems.</w:t>
      </w:r>
    </w:p>
    <w:p w14:paraId="1EC7E4E8" w14:textId="095540F7" w:rsidR="00E47378" w:rsidRPr="00A017B4" w:rsidRDefault="00E47378" w:rsidP="00063FAA">
      <w:pPr>
        <w:pStyle w:val="PARA"/>
        <w:spacing w:line="240" w:lineRule="auto"/>
        <w:rPr>
          <w:rFonts w:cs="Helvetica"/>
        </w:rPr>
      </w:pPr>
    </w:p>
    <w:p w14:paraId="37477F12" w14:textId="230FCE88" w:rsidR="00E47378" w:rsidRPr="00A017B4" w:rsidRDefault="00C85A0D" w:rsidP="00063FAA">
      <w:pPr>
        <w:pStyle w:val="PARA"/>
        <w:spacing w:line="240" w:lineRule="auto"/>
        <w:rPr>
          <w:rFonts w:cs="Helvetica"/>
        </w:rPr>
      </w:pPr>
      <w:r w:rsidRPr="00A017B4">
        <w:rPr>
          <w:rFonts w:cs="Helvetica"/>
          <w:b/>
          <w:bCs/>
        </w:rPr>
        <w:t>Delwar Hossain</w:t>
      </w:r>
      <w:r w:rsidRPr="00A017B4">
        <w:rPr>
          <w:rFonts w:cs="Helvetica"/>
        </w:rPr>
        <w:t xml:space="preserve"> received the Ph.D. degree in electrical engineering from The University of Alabama, Tuscaloosa, AL, USA, in August 2024. His research interests include the development of wearable systems, sensor networks, and machine learning algorithms for preventive, diagnostic, and assistive health technology.</w:t>
      </w:r>
      <w:r w:rsidRPr="00A017B4">
        <w:rPr>
          <w:rFonts w:cs="Helvetica"/>
          <w:noProof/>
        </w:rPr>
        <w:drawing>
          <wp:anchor distT="0" distB="0" distL="114300" distR="114300" simplePos="0" relativeHeight="251646976" behindDoc="1" locked="0" layoutInCell="1" allowOverlap="1" wp14:anchorId="521B46FC" wp14:editId="15E66E04">
            <wp:simplePos x="0" y="0"/>
            <wp:positionH relativeFrom="column">
              <wp:posOffset>-1358</wp:posOffset>
            </wp:positionH>
            <wp:positionV relativeFrom="paragraph">
              <wp:posOffset>1477</wp:posOffset>
            </wp:positionV>
            <wp:extent cx="936091" cy="1107993"/>
            <wp:effectExtent l="0" t="0" r="0" b="0"/>
            <wp:wrapTight wrapText="bothSides">
              <wp:wrapPolygon edited="0">
                <wp:start x="0" y="0"/>
                <wp:lineTo x="0" y="21179"/>
                <wp:lineTo x="21102" y="21179"/>
                <wp:lineTo x="21102"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l="8766" r="11097"/>
                    <a:stretch/>
                  </pic:blipFill>
                  <pic:spPr bwMode="auto">
                    <a:xfrm>
                      <a:off x="0" y="0"/>
                      <a:ext cx="936091" cy="110799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98B853" w14:textId="59E3F003" w:rsidR="00E47378" w:rsidRPr="00A017B4" w:rsidRDefault="00E47378" w:rsidP="00063FAA">
      <w:pPr>
        <w:pStyle w:val="PARA"/>
        <w:spacing w:line="240" w:lineRule="auto"/>
        <w:rPr>
          <w:rFonts w:cs="Times-Roman"/>
        </w:rPr>
      </w:pPr>
    </w:p>
    <w:p w14:paraId="0F153F58" w14:textId="77777777" w:rsidR="008B31E6" w:rsidRPr="00A017B4" w:rsidRDefault="008B31E6" w:rsidP="00063FAA">
      <w:pPr>
        <w:pStyle w:val="PARA"/>
        <w:spacing w:line="240" w:lineRule="auto"/>
        <w:rPr>
          <w:rFonts w:cs="Times-Roman"/>
        </w:rPr>
      </w:pPr>
      <w:r w:rsidRPr="00A017B4">
        <w:rPr>
          <w:rFonts w:cs="Times-Roman"/>
          <w:b/>
          <w:bCs/>
          <w:noProof/>
        </w:rPr>
        <w:drawing>
          <wp:anchor distT="0" distB="0" distL="114300" distR="114300" simplePos="0" relativeHeight="251684864" behindDoc="1" locked="0" layoutInCell="1" allowOverlap="1" wp14:anchorId="46DEF344" wp14:editId="65C32330">
            <wp:simplePos x="0" y="0"/>
            <wp:positionH relativeFrom="column">
              <wp:align>left</wp:align>
            </wp:positionH>
            <wp:positionV relativeFrom="paragraph">
              <wp:posOffset>40640</wp:posOffset>
            </wp:positionV>
            <wp:extent cx="936625" cy="1133475"/>
            <wp:effectExtent l="0" t="0" r="0" b="9525"/>
            <wp:wrapTight wrapText="bothSides">
              <wp:wrapPolygon edited="0">
                <wp:start x="0" y="0"/>
                <wp:lineTo x="0" y="21418"/>
                <wp:lineTo x="21087" y="21418"/>
                <wp:lineTo x="21087" y="0"/>
                <wp:lineTo x="0" y="0"/>
              </wp:wrapPolygon>
            </wp:wrapTight>
            <wp:docPr id="7543833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83329" name="Picture 7543833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36625" cy="1133475"/>
                    </a:xfrm>
                    <a:prstGeom prst="rect">
                      <a:avLst/>
                    </a:prstGeom>
                  </pic:spPr>
                </pic:pic>
              </a:graphicData>
            </a:graphic>
            <wp14:sizeRelH relativeFrom="margin">
              <wp14:pctWidth>0</wp14:pctWidth>
            </wp14:sizeRelH>
            <wp14:sizeRelV relativeFrom="margin">
              <wp14:pctHeight>0</wp14:pctHeight>
            </wp14:sizeRelV>
          </wp:anchor>
        </w:drawing>
      </w:r>
      <w:r w:rsidRPr="00A017B4">
        <w:rPr>
          <w:rFonts w:cs="Times-Roman"/>
          <w:b/>
          <w:bCs/>
        </w:rPr>
        <w:t>Stephen T. Tiffany</w:t>
      </w:r>
      <w:r w:rsidRPr="00A017B4">
        <w:rPr>
          <w:rFonts w:cs="Times-Roman"/>
        </w:rPr>
        <w:t xml:space="preserve"> is an addiction scientist who has published numerous articles, book chapters, and books on drug craving, etiology of drug dependence, and interactions of biological and psychological factors in the control of addictive behaviors. He received his Ph.D. (Clinical Psychology) in 1984 from the Department of Psychology at the University of Wisconsin – Madison.  From 1984 – 2002, he was on the faculty of the Department of Psychological Sciences at Purdue University, rising to the rank of Full Professor. In 2002, Dr. Tiffany joined the faculty as a Professor in the Department of Psychiatry in the University of Utah with a joint appointment in the Department of Psychology. Dr. Tiffany joined the faculty of the University at Buffalo, SUNY in 2007 as an Empire Innovation Professor in the Department of Psychology. Dr. Tiffany was promoted to the rank of SUNY Distinguished Professor in 2020. From 2011 – 2018, Dr. Tiffany was the Chair of the Department of Psychology at the University at Buffalo. Dr. Tiffany was awarded the American Psychological Association Distinguished Scientific Award for Early Career Contribution to Psychology in 1993 and is a Fellow of the Society for Research on Nicotine and Tobacco. He has been on the editorial boards of several journals and was a Deputy Editor for Nicotine and Tobacco Research.  He has also been a member of several NIH scientific review panels and was a member of the Scientific Core Group of the Robert Wood Johnson Foundation’s Tobacco Etiology Research Network (TERN). Dr. Tiffany has served as Principal Investigator on multiple major research grants from the federal government and private foundations. He has also been the major professor </w:t>
      </w:r>
      <w:r w:rsidRPr="00A017B4">
        <w:rPr>
          <w:rFonts w:cs="Times-Roman"/>
        </w:rPr>
        <w:t>for 20 students who have received their Ph.D. in clinical psychology.</w:t>
      </w:r>
    </w:p>
    <w:p w14:paraId="3D2BDD00" w14:textId="77777777" w:rsidR="008B31E6" w:rsidRPr="00A017B4" w:rsidRDefault="008B31E6" w:rsidP="00063FAA">
      <w:pPr>
        <w:pStyle w:val="PARA"/>
        <w:spacing w:line="240" w:lineRule="auto"/>
        <w:rPr>
          <w:rFonts w:cs="Times-Roman"/>
        </w:rPr>
      </w:pPr>
    </w:p>
    <w:p w14:paraId="56CA0E28" w14:textId="77777777" w:rsidR="008B31E6" w:rsidRPr="00A017B4" w:rsidRDefault="008B31E6" w:rsidP="00063FAA">
      <w:pPr>
        <w:pStyle w:val="PARA"/>
        <w:spacing w:line="240" w:lineRule="auto"/>
        <w:rPr>
          <w:rFonts w:cs="Times-Roman"/>
          <w:i/>
          <w:iCs/>
          <w:sz w:val="16"/>
          <w:szCs w:val="16"/>
        </w:rPr>
      </w:pPr>
      <w:r w:rsidRPr="00A017B4">
        <w:rPr>
          <w:rFonts w:cs="Times-Roman"/>
          <w:noProof/>
        </w:rPr>
        <w:drawing>
          <wp:anchor distT="0" distB="0" distL="114300" distR="114300" simplePos="0" relativeHeight="251688960" behindDoc="0" locked="0" layoutInCell="1" allowOverlap="1" wp14:anchorId="6A058C71" wp14:editId="0A29CDBF">
            <wp:simplePos x="0" y="0"/>
            <wp:positionH relativeFrom="column">
              <wp:posOffset>0</wp:posOffset>
            </wp:positionH>
            <wp:positionV relativeFrom="paragraph">
              <wp:posOffset>1270</wp:posOffset>
            </wp:positionV>
            <wp:extent cx="987819" cy="1119136"/>
            <wp:effectExtent l="0" t="0" r="3175" b="0"/>
            <wp:wrapSquare wrapText="bothSides"/>
            <wp:docPr id="132307649" name="Picture 18" descr="A person in a blue swea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7649" name="Picture 18" descr="A person in a blue sweater  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87819" cy="1119136"/>
                    </a:xfrm>
                    <a:prstGeom prst="rect">
                      <a:avLst/>
                    </a:prstGeom>
                  </pic:spPr>
                </pic:pic>
              </a:graphicData>
            </a:graphic>
            <wp14:sizeRelH relativeFrom="page">
              <wp14:pctWidth>0</wp14:pctWidth>
            </wp14:sizeRelH>
            <wp14:sizeRelV relativeFrom="page">
              <wp14:pctHeight>0</wp14:pctHeight>
            </wp14:sizeRelV>
          </wp:anchor>
        </w:drawing>
      </w:r>
      <w:r w:rsidRPr="00A017B4">
        <w:rPr>
          <w:rFonts w:cs="Times-Roman"/>
          <w:b/>
          <w:bCs/>
        </w:rPr>
        <w:t>Larry Hawk</w:t>
      </w:r>
      <w:r w:rsidRPr="00A017B4">
        <w:rPr>
          <w:rFonts w:cs="Times-Roman"/>
        </w:rPr>
        <w:t xml:space="preserve"> is a behavioral scientist focused on nicotine and tobacco. His work combines laboratory studies and clinical trials to better understand and treat cigarette smoking and nicotine vaping. Dr. Hawk earned his Ph.D. in Medical/Clinical Psychology in 1996. He has been on faculty in the Department of Psychology at the University at Buffalo since 1997; he was promoted to Full Professor in 2014. Dr. Hawk’s research has been supported by the National Cancer Institute, the National Center for Advancing Translational Sciences, the National Institute on Drug Abuse, and the National Institute of Mental Health. He has authored/co-authored over 140 peer-reviewed articles. Dr. Hawk is a Fellow of the Association for Psychological Science and the Society for Research on Nicotine &amp; Tobacco. He is currently a Deputy Editor for </w:t>
      </w:r>
      <w:r w:rsidRPr="00A017B4">
        <w:rPr>
          <w:rFonts w:cs="Times-Roman"/>
          <w:i/>
          <w:iCs/>
        </w:rPr>
        <w:t>Nicotine &amp; Tobacco Research.</w:t>
      </w:r>
    </w:p>
    <w:p w14:paraId="243E04DF" w14:textId="77777777" w:rsidR="008B31E6" w:rsidRPr="00A017B4" w:rsidRDefault="008B31E6" w:rsidP="00063FAA">
      <w:pPr>
        <w:pStyle w:val="PARA"/>
        <w:spacing w:line="240" w:lineRule="auto"/>
        <w:rPr>
          <w:b/>
          <w:color w:val="000000"/>
        </w:rPr>
      </w:pPr>
    </w:p>
    <w:p w14:paraId="75AB6EF5" w14:textId="4CCCB2D3" w:rsidR="002E44FC" w:rsidRPr="00A017B4" w:rsidRDefault="002E44FC" w:rsidP="00063FAA">
      <w:pPr>
        <w:pStyle w:val="PARA"/>
        <w:spacing w:line="240" w:lineRule="auto"/>
        <w:rPr>
          <w:rFonts w:ascii="Times" w:eastAsia="Times" w:hAnsi="Times" w:cs="Times"/>
        </w:rPr>
      </w:pPr>
    </w:p>
    <w:p w14:paraId="63F53260" w14:textId="3C1542F7" w:rsidR="002E44FC" w:rsidRPr="00A017B4" w:rsidRDefault="002E44FC" w:rsidP="00063FAA">
      <w:pPr>
        <w:pStyle w:val="PARA"/>
        <w:spacing w:line="240" w:lineRule="auto"/>
        <w:rPr>
          <w:rFonts w:ascii="Times" w:eastAsia="Times" w:hAnsi="Times" w:cs="Times"/>
        </w:rPr>
      </w:pPr>
    </w:p>
    <w:p w14:paraId="10EE87B6" w14:textId="29D9086A" w:rsidR="002E44FC" w:rsidRPr="00A017B4" w:rsidRDefault="002E44FC" w:rsidP="00063FAA">
      <w:pPr>
        <w:pStyle w:val="PARA"/>
        <w:spacing w:line="240" w:lineRule="auto"/>
        <w:rPr>
          <w:rFonts w:ascii="Times" w:eastAsia="Times" w:hAnsi="Times" w:cs="Times"/>
        </w:rPr>
      </w:pPr>
    </w:p>
    <w:p w14:paraId="0624A64C" w14:textId="5DDA544D" w:rsidR="002E44FC" w:rsidRPr="00A017B4" w:rsidRDefault="002E44FC" w:rsidP="00063FAA">
      <w:pPr>
        <w:jc w:val="both"/>
        <w:rPr>
          <w:rFonts w:ascii="Times" w:eastAsia="Times" w:hAnsi="Times" w:cs="Times"/>
        </w:rPr>
      </w:pPr>
    </w:p>
    <w:p w14:paraId="447D0CE9" w14:textId="68496EAA" w:rsidR="002E44FC" w:rsidRPr="00A017B4" w:rsidRDefault="002E44FC" w:rsidP="00063FAA">
      <w:pPr>
        <w:jc w:val="both"/>
        <w:rPr>
          <w:rFonts w:ascii="Times" w:eastAsia="Times" w:hAnsi="Times" w:cs="Times"/>
        </w:rPr>
      </w:pPr>
    </w:p>
    <w:p w14:paraId="1E5429F4" w14:textId="1DDA42F8" w:rsidR="002E44FC" w:rsidRPr="00A017B4" w:rsidRDefault="002E44FC" w:rsidP="00063FAA">
      <w:pPr>
        <w:jc w:val="both"/>
        <w:rPr>
          <w:rFonts w:ascii="Times" w:eastAsia="Times" w:hAnsi="Times" w:cs="Times"/>
        </w:rPr>
      </w:pPr>
    </w:p>
    <w:p w14:paraId="5947E8F4" w14:textId="47ED24E2" w:rsidR="002E44FC" w:rsidRPr="00A017B4" w:rsidRDefault="002E44FC" w:rsidP="00063FAA">
      <w:pPr>
        <w:jc w:val="both"/>
        <w:rPr>
          <w:rFonts w:ascii="Times" w:eastAsia="Times" w:hAnsi="Times" w:cs="Times"/>
        </w:rPr>
      </w:pPr>
    </w:p>
    <w:p w14:paraId="19218F25" w14:textId="3089AF14" w:rsidR="002E44FC" w:rsidRPr="00A017B4" w:rsidRDefault="002E44FC" w:rsidP="00063FAA">
      <w:pPr>
        <w:jc w:val="both"/>
        <w:rPr>
          <w:rFonts w:ascii="Times" w:eastAsia="Times" w:hAnsi="Times" w:cs="Times"/>
        </w:rPr>
      </w:pPr>
    </w:p>
    <w:p w14:paraId="58BA3880" w14:textId="00DBBABF" w:rsidR="002E44FC" w:rsidRPr="00A017B4" w:rsidRDefault="002E44FC" w:rsidP="00063FAA">
      <w:pPr>
        <w:jc w:val="both"/>
        <w:rPr>
          <w:rFonts w:ascii="Times" w:eastAsia="Times" w:hAnsi="Times" w:cs="Times"/>
        </w:rPr>
      </w:pPr>
    </w:p>
    <w:p w14:paraId="24A5D957" w14:textId="7771D9BC" w:rsidR="002E44FC" w:rsidRPr="00A017B4" w:rsidRDefault="002E44FC" w:rsidP="00063FAA">
      <w:pPr>
        <w:jc w:val="both"/>
        <w:rPr>
          <w:rFonts w:ascii="Times" w:eastAsia="Times" w:hAnsi="Times" w:cs="Times"/>
        </w:rPr>
      </w:pPr>
    </w:p>
    <w:p w14:paraId="6611A836" w14:textId="4E6EFF26" w:rsidR="002E44FC" w:rsidRPr="00A017B4" w:rsidRDefault="002E44FC">
      <w:pPr>
        <w:jc w:val="both"/>
        <w:rPr>
          <w:rFonts w:ascii="Times" w:eastAsia="Times" w:hAnsi="Times" w:cs="Times"/>
        </w:rPr>
      </w:pPr>
    </w:p>
    <w:p w14:paraId="7837C1E0" w14:textId="05EE9E8A" w:rsidR="002E44FC" w:rsidRPr="00A017B4" w:rsidRDefault="002E44FC">
      <w:pPr>
        <w:jc w:val="both"/>
        <w:rPr>
          <w:rFonts w:ascii="Times" w:eastAsia="Times" w:hAnsi="Times" w:cs="Times"/>
        </w:rPr>
      </w:pPr>
    </w:p>
    <w:p w14:paraId="71A62C33" w14:textId="05776133" w:rsidR="002E44FC" w:rsidRPr="00A017B4" w:rsidRDefault="002E44FC">
      <w:pPr>
        <w:jc w:val="both"/>
        <w:rPr>
          <w:rFonts w:ascii="Times" w:eastAsia="Times" w:hAnsi="Times" w:cs="Times"/>
        </w:rPr>
      </w:pPr>
    </w:p>
    <w:p w14:paraId="3CB63D22" w14:textId="6BCED984" w:rsidR="002E44FC" w:rsidRPr="00A017B4" w:rsidRDefault="002E44FC">
      <w:pPr>
        <w:jc w:val="both"/>
        <w:rPr>
          <w:rFonts w:ascii="Times" w:eastAsia="Times" w:hAnsi="Times" w:cs="Times"/>
        </w:rPr>
      </w:pPr>
    </w:p>
    <w:p w14:paraId="5F0C9F88" w14:textId="3AD6A06A" w:rsidR="002E44FC" w:rsidRPr="00A017B4" w:rsidRDefault="002E44FC">
      <w:pPr>
        <w:jc w:val="both"/>
        <w:rPr>
          <w:rFonts w:ascii="Times" w:eastAsia="Times" w:hAnsi="Times" w:cs="Times"/>
        </w:rPr>
      </w:pPr>
    </w:p>
    <w:p w14:paraId="7B8C4225" w14:textId="77777777" w:rsidR="002E44FC" w:rsidRPr="00A017B4" w:rsidRDefault="002E44FC">
      <w:pPr>
        <w:jc w:val="both"/>
        <w:rPr>
          <w:rFonts w:ascii="Times" w:eastAsia="Times" w:hAnsi="Times" w:cs="Times"/>
        </w:rPr>
      </w:pPr>
    </w:p>
    <w:p w14:paraId="133F455A" w14:textId="511D8C51" w:rsidR="002E44FC" w:rsidRDefault="002E44FC">
      <w:pPr>
        <w:jc w:val="both"/>
        <w:rPr>
          <w:rFonts w:ascii="Times" w:eastAsia="Times" w:hAnsi="Times" w:cs="Times"/>
        </w:rPr>
      </w:pPr>
    </w:p>
    <w:sectPr w:rsidR="002E44FC"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laude" w:date="2026-08-04T18:05:00Z" w:initials="C">
    <w:p w14:paraId="41994051" w14:textId="77777777" w:rsidR="00D014DB" w:rsidRPr="00A017B4" w:rsidRDefault="00000000">
      <w:r w:rsidRPr="00A017B4">
        <w:rPr>
          <w:rStyle w:val="CommentReference"/>
        </w:rPr>
        <w:annotationRef/>
      </w:r>
      <w:r w:rsidRPr="00A017B4">
        <w:rPr>
          <w:color w:val="000000"/>
        </w:rPr>
        <w:t>All abstract figures are downstream of the unresolved lifecycle reconciliation. Pooled precision over all 26 printed rows is 99.70% (matches) but pooled recall is 97.95%, not 97.8%. Do not finalize the abstract until the source-record rebuild is complete.</w:t>
      </w:r>
    </w:p>
  </w:comment>
  <w:comment w:id="6" w:author="Md Rafi Islam" w:date="2026-08-12T13:14:00Z" w:initials="MI">
    <w:p w14:paraId="31B85936" w14:textId="77777777" w:rsidR="003B768C" w:rsidRDefault="003B768C" w:rsidP="003B768C">
      <w:pPr>
        <w:pStyle w:val="CommentText"/>
      </w:pPr>
      <w:r>
        <w:rPr>
          <w:rStyle w:val="CommentReference"/>
        </w:rPr>
        <w:annotationRef/>
      </w:r>
      <w:r>
        <w:t>Updated</w:t>
      </w:r>
    </w:p>
  </w:comment>
  <w:comment w:id="182" w:author="Claude" w:date="2026-08-04T18:05:00Z" w:initials="C">
    <w:p w14:paraId="13B2DAFA" w14:textId="77777777" w:rsidR="00D014DB" w:rsidRPr="00A017B4" w:rsidRDefault="00000000">
      <w:r w:rsidRPr="00A017B4">
        <w:rPr>
          <w:rStyle w:val="CommentReference"/>
        </w:rPr>
        <w:annotationRef/>
      </w:r>
      <w:r w:rsidRPr="00A017B4">
        <w:rPr>
          <w:color w:val="000000"/>
        </w:rPr>
        <w:t>PROTOCOL INCONSISTENCY not covered by the response plan. Four rows imply more than 80 puffs per session: EBCreate BC 5000 (450/5 = 90), Fzzybar X20000 (530/5 = 106), MR Fog Nova (1000/11 = 91), Viho TRX 50k (826/8 = 103). Either the session counts, the puff counts, or the stated 80-puff protocol is wrong. Add 'reference puffs &lt;= 80 x sessions' to the reconciliation checks alongside the TP/FP/FN identities.</w:t>
      </w:r>
    </w:p>
  </w:comment>
  <w:comment w:id="183" w:author="Md Rafi Islam" w:date="2026-08-12T13:17:00Z" w:initials="MI">
    <w:p w14:paraId="12C045CE" w14:textId="77777777" w:rsidR="003B768C" w:rsidRDefault="003B768C" w:rsidP="003B768C">
      <w:pPr>
        <w:pStyle w:val="CommentText"/>
      </w:pPr>
      <w:r>
        <w:rPr>
          <w:rStyle w:val="CommentReference"/>
        </w:rPr>
        <w:annotationRef/>
      </w:r>
      <w:r>
        <w:t>The protocol was changed to 40 puffs per session later. But, majority sessions were conducted with 80 puffs per session.</w:t>
      </w:r>
    </w:p>
  </w:comment>
  <w:comment w:id="184" w:author="Claude" w:date="2026-08-04T18:05:00Z" w:initials="C">
    <w:p w14:paraId="3B145A58" w14:textId="77777777" w:rsidR="00D014DB" w:rsidRPr="00A017B4" w:rsidRDefault="00000000">
      <w:r w:rsidRPr="00A017B4">
        <w:rPr>
          <w:rStyle w:val="CommentReference"/>
        </w:rPr>
        <w:annotationRef/>
      </w:r>
      <w:r w:rsidRPr="00A017B4">
        <w:rPr>
          <w:color w:val="000000"/>
        </w:rPr>
        <w:t>COUNT DEFECT (Rev 2.2 / 3.1 / minor 3.3). The lifecycle table contains 26 data rows, not 24, and 28-4=24 does not match it. I could not resolve this from the printed table: I enumerated every way of dropping 2 of the 26 rows, and at least six different pairs reproduce the reported 97.8% recall and 7.59% duration RE to within rounding. The aggregate is therefore not traceable from the table alone - this must be rebuilt from source records, as the response plan states.</w:t>
      </w:r>
    </w:p>
  </w:comment>
  <w:comment w:id="185" w:author="Md Rafi Islam" w:date="2026-08-12T13:17:00Z" w:initials="MI">
    <w:p w14:paraId="42ECD22B" w14:textId="77777777" w:rsidR="003B768C" w:rsidRDefault="003B768C" w:rsidP="003B768C">
      <w:pPr>
        <w:pStyle w:val="CommentText"/>
      </w:pPr>
      <w:r>
        <w:rPr>
          <w:rStyle w:val="CommentReference"/>
        </w:rPr>
        <w:annotationRef/>
      </w:r>
      <w:r>
        <w:t>Updated to 30 devices.</w:t>
      </w:r>
    </w:p>
  </w:comment>
  <w:comment w:id="192" w:author="Claude" w:date="2026-08-04T18:05:00Z" w:initials="C">
    <w:p w14:paraId="5D6DEA82" w14:textId="77777777" w:rsidR="00D014DB" w:rsidRPr="00A017B4" w:rsidRDefault="00000000">
      <w:r w:rsidRPr="00A017B4">
        <w:rPr>
          <w:rStyle w:val="CommentReference"/>
        </w:rPr>
        <w:annotationRef/>
      </w:r>
      <w:r w:rsidRPr="00A017B4">
        <w:rPr>
          <w:color w:val="000000"/>
        </w:rPr>
        <w:t>Only 16 rows in the lifecycle table carry the thermistor asterisk. Reconcile the annotation against the source records, not by editing the count to match the table.</w:t>
      </w:r>
    </w:p>
  </w:comment>
  <w:comment w:id="193" w:author="Md Rafi Islam" w:date="2026-08-12T13:19:00Z" w:initials="MI">
    <w:p w14:paraId="4F043A2A" w14:textId="77777777" w:rsidR="003B768C" w:rsidRDefault="003B768C" w:rsidP="003B768C">
      <w:pPr>
        <w:pStyle w:val="CommentText"/>
      </w:pPr>
      <w:r>
        <w:rPr>
          <w:rStyle w:val="CommentReference"/>
        </w:rPr>
        <w:annotationRef/>
      </w:r>
      <w:r>
        <w:t>Mr Fog Aura was mission an astric (*). Updated now.</w:t>
      </w:r>
    </w:p>
  </w:comment>
  <w:comment w:id="251" w:author="Claude" w:date="2026-08-04T18:05:00Z" w:initials="C">
    <w:p w14:paraId="21381B84" w14:textId="77777777" w:rsidR="00D014DB" w:rsidRPr="00A017B4" w:rsidRDefault="00000000">
      <w:r w:rsidRPr="00A017B4">
        <w:rPr>
          <w:rStyle w:val="CommentReference"/>
        </w:rPr>
        <w:annotationRef/>
      </w:r>
      <w:r w:rsidRPr="00A017B4">
        <w:rPr>
          <w:color w:val="000000"/>
        </w:rPr>
        <w:t>ROW TRANSPOSITION FOUND - verifiable in one minute. In the lifecycle table the Mr Fog Aura and MR Fog Nova rows have their 'No. of Puffs' (1049 / 1000) and 'Puffs Detected' (1013 / 1004) values swapped between rows. As printed: Aura reference=1049 but TP+FN=1000; Nova reference=1000 but TP+FN=1049; identically for detections vs TP+FP. Swapping the two pairs makes all 26 rows satisfy reference=TP+FN and detections=TP+FP. These are the ONLY two rows in the table that violate the identities. Note this also changes which device carries the largest RE.</w:t>
      </w:r>
    </w:p>
  </w:comment>
  <w:comment w:id="252" w:author="Md Rafi Islam" w:date="2026-08-12T13:20:00Z" w:initials="MI">
    <w:p w14:paraId="1EFFB3D6" w14:textId="77777777" w:rsidR="003B768C" w:rsidRDefault="003B768C" w:rsidP="003B768C">
      <w:pPr>
        <w:pStyle w:val="CommentText"/>
      </w:pPr>
      <w:r>
        <w:rPr>
          <w:rStyle w:val="CommentReference"/>
        </w:rPr>
        <w:annotationRef/>
      </w:r>
      <w:r>
        <w:t xml:space="preserve">Updated </w:t>
      </w:r>
    </w:p>
  </w:comment>
  <w:comment w:id="257" w:author="Claude" w:date="2026-08-04T18:05:00Z" w:initials="C">
    <w:p w14:paraId="7D51E515" w14:textId="77777777" w:rsidR="00D014DB" w:rsidRPr="00A017B4" w:rsidRDefault="00000000">
      <w:r w:rsidRPr="00A017B4">
        <w:rPr>
          <w:rStyle w:val="CommentReference"/>
        </w:rPr>
        <w:annotationRef/>
      </w:r>
      <w:r w:rsidRPr="00A017B4">
        <w:rPr>
          <w:color w:val="000000"/>
        </w:rPr>
        <w:t>Counting the printed table, 19 of the 26 rows have puff-count MAE below 2%, not 17 of 24. Recompute after reconciliation.</w:t>
      </w:r>
    </w:p>
  </w:comment>
  <w:comment w:id="258" w:author="Md Rafi Islam" w:date="2026-08-12T13:19:00Z" w:initials="MI">
    <w:p w14:paraId="0B59FE86" w14:textId="77777777" w:rsidR="003B768C" w:rsidRDefault="003B768C" w:rsidP="003B768C">
      <w:pPr>
        <w:pStyle w:val="CommentText"/>
      </w:pPr>
      <w:r>
        <w:rPr>
          <w:rStyle w:val="CommentReference"/>
        </w:rPr>
        <w:annotationRef/>
      </w:r>
      <w:r>
        <w:t>Updated to 19.</w:t>
      </w:r>
    </w:p>
  </w:comment>
  <w:comment w:id="263" w:author="Claude" w:date="2026-08-04T18:05:00Z" w:initials="C">
    <w:p w14:paraId="50D83D9A" w14:textId="77777777" w:rsidR="00D014DB" w:rsidRPr="00A017B4" w:rsidRDefault="00000000">
      <w:r w:rsidRPr="00A017B4">
        <w:rPr>
          <w:rStyle w:val="CommentReference"/>
        </w:rPr>
        <w:annotationRef/>
      </w:r>
      <w:r w:rsidRPr="00A017B4">
        <w:rPr>
          <w:color w:val="000000"/>
        </w:rPr>
        <w:t>The unweighted mean of the 26 printed duration-RE values is 7.32%, not 7.59%. Also note the maximum duration RE in the table is 18.90% (NJOY ACE), while 11.16% (Mr Fog Aura) is the maximum of the puff-COUNT MAE column - the Results text conflates the two columns. Recompute both after reconciliation.</w:t>
      </w:r>
    </w:p>
  </w:comment>
  <w:comment w:id="264" w:author="Md Rafi Islam" w:date="2026-08-12T13:19:00Z" w:initials="MI">
    <w:p w14:paraId="55B5B5D4" w14:textId="77777777" w:rsidR="003B768C" w:rsidRDefault="003B768C" w:rsidP="003B768C">
      <w:pPr>
        <w:pStyle w:val="CommentText"/>
      </w:pPr>
      <w:r>
        <w:rPr>
          <w:rStyle w:val="CommentReference"/>
        </w:rPr>
        <w:annotationRef/>
      </w:r>
      <w:r>
        <w:t>Updated to 6.88.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994051" w15:done="0"/>
  <w15:commentEx w15:paraId="31B85936" w15:paraIdParent="41994051" w15:done="0"/>
  <w15:commentEx w15:paraId="13B2DAFA" w15:done="0"/>
  <w15:commentEx w15:paraId="12C045CE" w15:paraIdParent="13B2DAFA" w15:done="0"/>
  <w15:commentEx w15:paraId="3B145A58" w15:done="0"/>
  <w15:commentEx w15:paraId="42ECD22B" w15:paraIdParent="3B145A58" w15:done="0"/>
  <w15:commentEx w15:paraId="5D6DEA82" w15:done="0"/>
  <w15:commentEx w15:paraId="4F043A2A" w15:paraIdParent="5D6DEA82" w15:done="0"/>
  <w15:commentEx w15:paraId="21381B84" w15:done="0"/>
  <w15:commentEx w15:paraId="1EFFB3D6" w15:paraIdParent="21381B84" w15:done="0"/>
  <w15:commentEx w15:paraId="7D51E515" w15:done="0"/>
  <w15:commentEx w15:paraId="0B59FE86" w15:paraIdParent="7D51E515" w15:done="0"/>
  <w15:commentEx w15:paraId="50D83D9A" w15:done="0"/>
  <w15:commentEx w15:paraId="55B5B5D4" w15:paraIdParent="50D83D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1B7DB2" w16cex:dateUtc="2026-08-04T18:05:00Z"/>
  <w16cex:commentExtensible w16cex:durableId="5B5834CF" w16cex:dateUtc="2026-08-12T18:14:00Z"/>
  <w16cex:commentExtensible w16cex:durableId="0A0C409D" w16cex:dateUtc="2026-08-04T18:05:00Z"/>
  <w16cex:commentExtensible w16cex:durableId="0FDFDF8F" w16cex:dateUtc="2026-08-12T18:17:00Z"/>
  <w16cex:commentExtensible w16cex:durableId="28BE07EE" w16cex:dateUtc="2026-08-04T18:05:00Z"/>
  <w16cex:commentExtensible w16cex:durableId="20B28065" w16cex:dateUtc="2026-08-12T18:17:00Z"/>
  <w16cex:commentExtensible w16cex:durableId="03FF61B1" w16cex:dateUtc="2026-08-04T18:05:00Z"/>
  <w16cex:commentExtensible w16cex:durableId="6B442875" w16cex:dateUtc="2026-08-12T18:19:00Z"/>
  <w16cex:commentExtensible w16cex:durableId="424BEA5A" w16cex:dateUtc="2026-08-04T18:05:00Z"/>
  <w16cex:commentExtensible w16cex:durableId="00857825" w16cex:dateUtc="2026-08-12T18:20:00Z"/>
  <w16cex:commentExtensible w16cex:durableId="4321C4FF" w16cex:dateUtc="2026-08-04T18:05:00Z"/>
  <w16cex:commentExtensible w16cex:durableId="4D065918" w16cex:dateUtc="2026-08-12T18:19:00Z"/>
  <w16cex:commentExtensible w16cex:durableId="531F1C83" w16cex:dateUtc="2026-08-04T18:05:00Z"/>
  <w16cex:commentExtensible w16cex:durableId="7AC753C1" w16cex:dateUtc="2026-08-12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994051" w16cid:durableId="5E1B7DB2"/>
  <w16cid:commentId w16cid:paraId="31B85936" w16cid:durableId="5B5834CF"/>
  <w16cid:commentId w16cid:paraId="13B2DAFA" w16cid:durableId="0A0C409D"/>
  <w16cid:commentId w16cid:paraId="12C045CE" w16cid:durableId="0FDFDF8F"/>
  <w16cid:commentId w16cid:paraId="3B145A58" w16cid:durableId="28BE07EE"/>
  <w16cid:commentId w16cid:paraId="42ECD22B" w16cid:durableId="20B28065"/>
  <w16cid:commentId w16cid:paraId="5D6DEA82" w16cid:durableId="03FF61B1"/>
  <w16cid:commentId w16cid:paraId="4F043A2A" w16cid:durableId="6B442875"/>
  <w16cid:commentId w16cid:paraId="21381B84" w16cid:durableId="424BEA5A"/>
  <w16cid:commentId w16cid:paraId="1EFFB3D6" w16cid:durableId="00857825"/>
  <w16cid:commentId w16cid:paraId="7D51E515" w16cid:durableId="4321C4FF"/>
  <w16cid:commentId w16cid:paraId="0B59FE86" w16cid:durableId="4D065918"/>
  <w16cid:commentId w16cid:paraId="50D83D9A" w16cid:durableId="531F1C83"/>
  <w16cid:commentId w16cid:paraId="55B5B5D4" w16cid:durableId="7AC753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872D" w14:textId="77777777" w:rsidR="00DD5070" w:rsidRPr="00A017B4" w:rsidRDefault="00DD5070">
      <w:r w:rsidRPr="00A017B4">
        <w:separator/>
      </w:r>
    </w:p>
  </w:endnote>
  <w:endnote w:type="continuationSeparator" w:id="0">
    <w:p w14:paraId="1B22927C" w14:textId="77777777" w:rsidR="00DD5070" w:rsidRPr="00A017B4" w:rsidRDefault="00DD5070">
      <w:r w:rsidRPr="00A017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A34B3" w14:textId="77777777" w:rsidR="00DD5070" w:rsidRPr="00A017B4" w:rsidRDefault="00DD5070" w:rsidP="009A0AA6">
      <w:pPr>
        <w:pStyle w:val="Footer"/>
      </w:pPr>
    </w:p>
  </w:footnote>
  <w:footnote w:type="continuationSeparator" w:id="0">
    <w:p w14:paraId="3584A051" w14:textId="77777777" w:rsidR="00DD5070" w:rsidRPr="00A017B4" w:rsidRDefault="00DD5070">
      <w:r w:rsidRPr="00A017B4">
        <w:continuationSeparator/>
      </w:r>
    </w:p>
  </w:footnote>
  <w:footnote w:id="1">
    <w:p w14:paraId="7AA5FA78" w14:textId="6DC1AC96" w:rsidR="00E82A94" w:rsidRPr="00A017B4" w:rsidRDefault="00E82A94" w:rsidP="00E82A94">
      <w:pPr>
        <w:keepLines/>
        <w:pBdr>
          <w:top w:val="nil"/>
          <w:left w:val="nil"/>
          <w:bottom w:val="nil"/>
          <w:right w:val="nil"/>
          <w:between w:val="nil"/>
        </w:pBdr>
        <w:ind w:firstLine="202"/>
        <w:jc w:val="both"/>
        <w:rPr>
          <w:color w:val="000000"/>
          <w:sz w:val="16"/>
          <w:szCs w:val="16"/>
        </w:rPr>
      </w:pPr>
      <w:r w:rsidRPr="00A017B4">
        <w:rPr>
          <w:color w:val="000000"/>
          <w:sz w:val="16"/>
          <w:szCs w:val="16"/>
        </w:rPr>
        <w:t xml:space="preserve">Research reported in this publication was supported by the National Cancer Institute of the National Institutes of Health under Award Number R01CA266170. The content is solely the responsibility of the authors and does not necessarily represent the official views of the National Institutes of Health. </w:t>
      </w:r>
    </w:p>
    <w:p w14:paraId="4C86D776" w14:textId="77777777" w:rsidR="00E82A94" w:rsidRPr="00A017B4" w:rsidRDefault="00E82A94" w:rsidP="00E82A94">
      <w:pPr>
        <w:keepLines/>
        <w:pBdr>
          <w:top w:val="nil"/>
          <w:left w:val="nil"/>
          <w:bottom w:val="nil"/>
          <w:right w:val="nil"/>
          <w:between w:val="nil"/>
        </w:pBdr>
        <w:ind w:firstLine="202"/>
        <w:jc w:val="both"/>
        <w:rPr>
          <w:color w:val="000000"/>
          <w:sz w:val="16"/>
          <w:szCs w:val="16"/>
        </w:rPr>
      </w:pPr>
      <w:r w:rsidRPr="00A017B4">
        <w:rPr>
          <w:color w:val="000000"/>
          <w:sz w:val="16"/>
          <w:szCs w:val="16"/>
        </w:rPr>
        <w:t xml:space="preserve">Edward Sazonov, Brett Fassler, Delwar Hossain and Md. Rafi Islam are with the Department of Electrical and Computer Engineering, The University of Alabama, Tuscaloosa, AL 35487 USA (e-mail: esazonov@ua.edu; brfassler@crimson.ua.edu; dhossain@ua.edu; mislam24@crimson.ua.edu). </w:t>
      </w:r>
    </w:p>
    <w:p w14:paraId="5ED9EAB1" w14:textId="0A4B19F2" w:rsidR="00BE4774" w:rsidRPr="00A017B4" w:rsidRDefault="00E82A94" w:rsidP="00E82A94">
      <w:pPr>
        <w:keepLines/>
        <w:pBdr>
          <w:top w:val="nil"/>
          <w:left w:val="nil"/>
          <w:bottom w:val="nil"/>
          <w:right w:val="nil"/>
          <w:between w:val="nil"/>
        </w:pBdr>
        <w:ind w:firstLine="202"/>
        <w:jc w:val="both"/>
        <w:rPr>
          <w:color w:val="000000"/>
          <w:sz w:val="16"/>
          <w:szCs w:val="16"/>
        </w:rPr>
      </w:pPr>
      <w:r w:rsidRPr="00A017B4">
        <w:rPr>
          <w:color w:val="000000"/>
          <w:sz w:val="16"/>
          <w:szCs w:val="16"/>
        </w:rPr>
        <w:t>Larry Hawk, Stephen Tiffany and Ashley Schenkel are with Department of Psychology, University at Buffalo, The State University of New York, Buffalo, NY 12246, USA; (e-mail: lhawk@buffalo.edu; stiffany@buffalo.edu; aschenke@buffalo.edu).</w:t>
      </w:r>
    </w:p>
    <w:p w14:paraId="4102162F" w14:textId="5C071F8F" w:rsidR="00BE4774" w:rsidRPr="00E82A94" w:rsidRDefault="00E82A94" w:rsidP="00E82A94">
      <w:pPr>
        <w:keepLines/>
        <w:widowControl w:val="0"/>
        <w:spacing w:line="252" w:lineRule="auto"/>
        <w:ind w:firstLine="202"/>
        <w:jc w:val="both"/>
        <w:rPr>
          <w:sz w:val="16"/>
          <w:szCs w:val="16"/>
        </w:rPr>
      </w:pPr>
      <w:r w:rsidRPr="00A017B4">
        <w:rPr>
          <w:sz w:val="16"/>
          <w:szCs w:val="16"/>
        </w:rPr>
        <w:t>All human research procedures were approved by the Institutional Review Board at the University at Buffalo.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Pr="00A017B4" w:rsidRDefault="000F2C11">
    <w:pPr>
      <w:jc w:val="right"/>
    </w:pPr>
    <w:r w:rsidRPr="00A017B4">
      <w:fldChar w:fldCharType="begin"/>
    </w:r>
    <w:r w:rsidRPr="00A017B4">
      <w:instrText>PAGE</w:instrText>
    </w:r>
    <w:r w:rsidRPr="00A017B4">
      <w:fldChar w:fldCharType="separate"/>
    </w:r>
    <w:r w:rsidR="005A170E" w:rsidRPr="00A017B4">
      <w:rPr>
        <w:noProof/>
      </w:rPr>
      <w:t>3</w:t>
    </w:r>
    <w:r w:rsidRPr="00A017B4">
      <w:fldChar w:fldCharType="end"/>
    </w:r>
  </w:p>
  <w:p w14:paraId="3F33F23C" w14:textId="77777777" w:rsidR="00732E46" w:rsidRPr="00A017B4" w:rsidRDefault="000F2C11">
    <w:pPr>
      <w:ind w:right="360"/>
    </w:pPr>
    <w:r w:rsidRPr="00A017B4">
      <w:t>&gt; REPLACE THIS LINE WITH YOUR MANUSCRIPT ID NUMBER (DOUBLE-CLICK HERE TO EDIT) &lt;</w:t>
    </w:r>
  </w:p>
  <w:p w14:paraId="46E0BAAB" w14:textId="77777777" w:rsidR="00732E46" w:rsidRPr="00A017B4"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6EAE762"/>
    <w:lvl w:ilvl="0">
      <w:start w:val="1"/>
      <w:numFmt w:val="upperRoman"/>
      <w:lvlText w:val="%1."/>
      <w:legacy w:legacy="1" w:legacySpace="144" w:legacyIndent="144"/>
      <w:lvlJc w:val="left"/>
      <w:rPr>
        <w:rFonts w:ascii="Helvetica" w:hAnsi="Helvetica" w:cs="Arial" w:hint="default"/>
      </w:rPr>
    </w:lvl>
    <w:lvl w:ilvl="1">
      <w:start w:val="1"/>
      <w:numFmt w:val="upperLetter"/>
      <w:lvlText w:val="%2."/>
      <w:legacy w:legacy="1" w:legacySpace="144" w:legacyIndent="144"/>
      <w:lvlJc w:val="left"/>
      <w:rPr>
        <w:rFonts w:ascii="Helvetica" w:hAnsi="Helvetica" w:cs="Arial" w:hint="default"/>
        <w:b w:val="0"/>
        <w:i/>
        <w:sz w:val="20"/>
        <w:szCs w:val="20"/>
      </w:rPr>
    </w:lvl>
    <w:lvl w:ilvl="2">
      <w:start w:val="1"/>
      <w:numFmt w:val="decimal"/>
      <w:lvlText w:val="%3)"/>
      <w:legacy w:legacy="1" w:legacySpace="144" w:legacyIndent="144"/>
      <w:lvlJc w:val="left"/>
      <w:rPr>
        <w:rFonts w:ascii="Helvetica" w:hAnsi="Helvetica" w:cs="Arial" w:hint="default"/>
        <w:i w:val="0"/>
        <w:sz w:val="18"/>
        <w:szCs w:val="18"/>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9F21DD2"/>
    <w:multiLevelType w:val="hybridMultilevel"/>
    <w:tmpl w:val="AF56FA9A"/>
    <w:lvl w:ilvl="0" w:tplc="CFAED55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176859"/>
    <w:multiLevelType w:val="hybridMultilevel"/>
    <w:tmpl w:val="D388A3F8"/>
    <w:lvl w:ilvl="0" w:tplc="20EAF5F8">
      <w:start w:val="1"/>
      <w:numFmt w:val="lowerLetter"/>
      <w:lvlText w:val="%1)"/>
      <w:lvlJc w:val="left"/>
      <w:pPr>
        <w:ind w:left="910" w:hanging="360"/>
      </w:pPr>
      <w:rPr>
        <w:rFonts w:hint="default"/>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11"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3"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66CA6"/>
    <w:multiLevelType w:val="hybridMultilevel"/>
    <w:tmpl w:val="8794AC28"/>
    <w:lvl w:ilvl="0" w:tplc="78141C9A">
      <w:start w:val="1"/>
      <w:numFmt w:val="lowerLetter"/>
      <w:lvlText w:val="(%1)"/>
      <w:lvlJc w:val="left"/>
      <w:pPr>
        <w:ind w:left="1960" w:hanging="360"/>
      </w:pPr>
      <w:rPr>
        <w:rFonts w:hint="default"/>
      </w:rPr>
    </w:lvl>
    <w:lvl w:ilvl="1" w:tplc="04090019" w:tentative="1">
      <w:start w:val="1"/>
      <w:numFmt w:val="lowerLetter"/>
      <w:lvlText w:val="%2."/>
      <w:lvlJc w:val="left"/>
      <w:pPr>
        <w:ind w:left="2680" w:hanging="360"/>
      </w:pPr>
    </w:lvl>
    <w:lvl w:ilvl="2" w:tplc="0409001B" w:tentative="1">
      <w:start w:val="1"/>
      <w:numFmt w:val="lowerRoman"/>
      <w:lvlText w:val="%3."/>
      <w:lvlJc w:val="right"/>
      <w:pPr>
        <w:ind w:left="3400" w:hanging="180"/>
      </w:pPr>
    </w:lvl>
    <w:lvl w:ilvl="3" w:tplc="0409000F" w:tentative="1">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num w:numId="1" w16cid:durableId="1704474254">
    <w:abstractNumId w:val="12"/>
  </w:num>
  <w:num w:numId="2" w16cid:durableId="1182279118">
    <w:abstractNumId w:val="3"/>
  </w:num>
  <w:num w:numId="3" w16cid:durableId="83192768">
    <w:abstractNumId w:val="2"/>
  </w:num>
  <w:num w:numId="4" w16cid:durableId="1311791867">
    <w:abstractNumId w:val="11"/>
  </w:num>
  <w:num w:numId="5" w16cid:durableId="171183208">
    <w:abstractNumId w:val="6"/>
  </w:num>
  <w:num w:numId="6" w16cid:durableId="1268463963">
    <w:abstractNumId w:val="7"/>
  </w:num>
  <w:num w:numId="7" w16cid:durableId="4393726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1"/>
  </w:num>
  <w:num w:numId="12" w16cid:durableId="947540831">
    <w:abstractNumId w:val="14"/>
  </w:num>
  <w:num w:numId="13" w16cid:durableId="1525364928">
    <w:abstractNumId w:val="13"/>
  </w:num>
  <w:num w:numId="14" w16cid:durableId="569195344">
    <w:abstractNumId w:val="15"/>
  </w:num>
  <w:num w:numId="15" w16cid:durableId="894588411">
    <w:abstractNumId w:val="10"/>
  </w:num>
  <w:num w:numId="16" w16cid:durableId="1093865467">
    <w:abstractNumId w:val="0"/>
  </w:num>
  <w:num w:numId="17" w16cid:durableId="86340146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ard Sazonov">
    <w15:presenceInfo w15:providerId="Windows Live" w15:userId="e828552bddd0604b"/>
  </w15:person>
  <w15:person w15:author="Md Rafi Islam">
    <w15:presenceInfo w15:providerId="AD" w15:userId="S::mislam24@crimson.ua.edu::c8911e56-e7cd-46d2-9901-f10f9c150de1"/>
  </w15:person>
  <w15:person w15:author="Delwar Hossain">
    <w15:presenceInfo w15:providerId="AD" w15:userId="S::dhossain@ua.edu::5201de26-0237-41d6-bca9-ab57571457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37C1F"/>
    <w:rsid w:val="000403AE"/>
    <w:rsid w:val="00050683"/>
    <w:rsid w:val="000507DF"/>
    <w:rsid w:val="00053B2E"/>
    <w:rsid w:val="00055198"/>
    <w:rsid w:val="00063FAA"/>
    <w:rsid w:val="000650E5"/>
    <w:rsid w:val="00067023"/>
    <w:rsid w:val="000672DA"/>
    <w:rsid w:val="00070504"/>
    <w:rsid w:val="00073E30"/>
    <w:rsid w:val="00081747"/>
    <w:rsid w:val="00085D7A"/>
    <w:rsid w:val="000968E1"/>
    <w:rsid w:val="000A2F56"/>
    <w:rsid w:val="000B360D"/>
    <w:rsid w:val="000C068F"/>
    <w:rsid w:val="000C21BE"/>
    <w:rsid w:val="000D2EA6"/>
    <w:rsid w:val="000D4F4C"/>
    <w:rsid w:val="000E4567"/>
    <w:rsid w:val="000F2C11"/>
    <w:rsid w:val="000F400B"/>
    <w:rsid w:val="000F6654"/>
    <w:rsid w:val="00114406"/>
    <w:rsid w:val="0011663A"/>
    <w:rsid w:val="00124A09"/>
    <w:rsid w:val="00140827"/>
    <w:rsid w:val="0014692A"/>
    <w:rsid w:val="00152AB3"/>
    <w:rsid w:val="00170C54"/>
    <w:rsid w:val="001743EC"/>
    <w:rsid w:val="00176026"/>
    <w:rsid w:val="00180047"/>
    <w:rsid w:val="0019206C"/>
    <w:rsid w:val="001A0333"/>
    <w:rsid w:val="001B020C"/>
    <w:rsid w:val="001B0334"/>
    <w:rsid w:val="001B2E51"/>
    <w:rsid w:val="001B7B57"/>
    <w:rsid w:val="001D311D"/>
    <w:rsid w:val="001E3522"/>
    <w:rsid w:val="001E7EDB"/>
    <w:rsid w:val="001F1173"/>
    <w:rsid w:val="001F2329"/>
    <w:rsid w:val="001F512A"/>
    <w:rsid w:val="00201147"/>
    <w:rsid w:val="002100D1"/>
    <w:rsid w:val="00220388"/>
    <w:rsid w:val="00233A4C"/>
    <w:rsid w:val="00234A97"/>
    <w:rsid w:val="00234ABB"/>
    <w:rsid w:val="00254EC5"/>
    <w:rsid w:val="00256103"/>
    <w:rsid w:val="002577ED"/>
    <w:rsid w:val="00262D2F"/>
    <w:rsid w:val="002725AB"/>
    <w:rsid w:val="00274A2C"/>
    <w:rsid w:val="002775B6"/>
    <w:rsid w:val="00282E76"/>
    <w:rsid w:val="00285E41"/>
    <w:rsid w:val="002947C5"/>
    <w:rsid w:val="002A1F00"/>
    <w:rsid w:val="002E2421"/>
    <w:rsid w:val="002E44FC"/>
    <w:rsid w:val="002F221E"/>
    <w:rsid w:val="002F7D4E"/>
    <w:rsid w:val="003005AF"/>
    <w:rsid w:val="00302202"/>
    <w:rsid w:val="00305C29"/>
    <w:rsid w:val="0031286C"/>
    <w:rsid w:val="00313303"/>
    <w:rsid w:val="00317E0D"/>
    <w:rsid w:val="00357347"/>
    <w:rsid w:val="0036091A"/>
    <w:rsid w:val="00377ECB"/>
    <w:rsid w:val="003913E5"/>
    <w:rsid w:val="003B768C"/>
    <w:rsid w:val="003C23D1"/>
    <w:rsid w:val="003C5A0A"/>
    <w:rsid w:val="003C5DA4"/>
    <w:rsid w:val="003E5817"/>
    <w:rsid w:val="003F021E"/>
    <w:rsid w:val="00400778"/>
    <w:rsid w:val="00402320"/>
    <w:rsid w:val="004063A4"/>
    <w:rsid w:val="004077FB"/>
    <w:rsid w:val="0041279D"/>
    <w:rsid w:val="004176D5"/>
    <w:rsid w:val="00470F0B"/>
    <w:rsid w:val="00474613"/>
    <w:rsid w:val="0048247F"/>
    <w:rsid w:val="00483798"/>
    <w:rsid w:val="004A4B26"/>
    <w:rsid w:val="004B29E3"/>
    <w:rsid w:val="004C0A1B"/>
    <w:rsid w:val="004C0A56"/>
    <w:rsid w:val="004C1E98"/>
    <w:rsid w:val="004C2573"/>
    <w:rsid w:val="004F73F0"/>
    <w:rsid w:val="005215C9"/>
    <w:rsid w:val="00533E1B"/>
    <w:rsid w:val="005422DD"/>
    <w:rsid w:val="00543DDA"/>
    <w:rsid w:val="00550D56"/>
    <w:rsid w:val="0056364D"/>
    <w:rsid w:val="0059348A"/>
    <w:rsid w:val="005A170E"/>
    <w:rsid w:val="005A2567"/>
    <w:rsid w:val="005B41AF"/>
    <w:rsid w:val="005B43C2"/>
    <w:rsid w:val="005C16B4"/>
    <w:rsid w:val="005C18AE"/>
    <w:rsid w:val="005C68BC"/>
    <w:rsid w:val="005D1CC7"/>
    <w:rsid w:val="005D2CD2"/>
    <w:rsid w:val="005E14C6"/>
    <w:rsid w:val="005E2D10"/>
    <w:rsid w:val="005E69DC"/>
    <w:rsid w:val="005F0DEA"/>
    <w:rsid w:val="005F12E8"/>
    <w:rsid w:val="005F4497"/>
    <w:rsid w:val="005F5E3C"/>
    <w:rsid w:val="0060511D"/>
    <w:rsid w:val="006068E5"/>
    <w:rsid w:val="00613800"/>
    <w:rsid w:val="00616FE7"/>
    <w:rsid w:val="006209FC"/>
    <w:rsid w:val="00621141"/>
    <w:rsid w:val="006254C8"/>
    <w:rsid w:val="00636D0A"/>
    <w:rsid w:val="00641BD0"/>
    <w:rsid w:val="00645190"/>
    <w:rsid w:val="006514FE"/>
    <w:rsid w:val="0065173B"/>
    <w:rsid w:val="00655780"/>
    <w:rsid w:val="00660E86"/>
    <w:rsid w:val="00660F88"/>
    <w:rsid w:val="006616DB"/>
    <w:rsid w:val="00672D0A"/>
    <w:rsid w:val="006753DC"/>
    <w:rsid w:val="006774B8"/>
    <w:rsid w:val="00694E0B"/>
    <w:rsid w:val="006A085E"/>
    <w:rsid w:val="006B68F3"/>
    <w:rsid w:val="006C32BD"/>
    <w:rsid w:val="006C60F0"/>
    <w:rsid w:val="006E42E3"/>
    <w:rsid w:val="006E5E18"/>
    <w:rsid w:val="006E7EFE"/>
    <w:rsid w:val="006F18B8"/>
    <w:rsid w:val="006F6F5A"/>
    <w:rsid w:val="007054D1"/>
    <w:rsid w:val="00707D8B"/>
    <w:rsid w:val="007266FD"/>
    <w:rsid w:val="00732E46"/>
    <w:rsid w:val="0073353B"/>
    <w:rsid w:val="00735692"/>
    <w:rsid w:val="00746F30"/>
    <w:rsid w:val="00751029"/>
    <w:rsid w:val="0075634E"/>
    <w:rsid w:val="00756915"/>
    <w:rsid w:val="00771AA2"/>
    <w:rsid w:val="007938DE"/>
    <w:rsid w:val="007A2DEB"/>
    <w:rsid w:val="007B07C3"/>
    <w:rsid w:val="007B38DE"/>
    <w:rsid w:val="007B62A7"/>
    <w:rsid w:val="007B7813"/>
    <w:rsid w:val="007C410D"/>
    <w:rsid w:val="007C5FE2"/>
    <w:rsid w:val="007E2508"/>
    <w:rsid w:val="007E25E6"/>
    <w:rsid w:val="007E5119"/>
    <w:rsid w:val="007E713A"/>
    <w:rsid w:val="007F4FB6"/>
    <w:rsid w:val="0080720F"/>
    <w:rsid w:val="00810E2F"/>
    <w:rsid w:val="00813371"/>
    <w:rsid w:val="0082403D"/>
    <w:rsid w:val="00827FB8"/>
    <w:rsid w:val="008313C6"/>
    <w:rsid w:val="00837643"/>
    <w:rsid w:val="00842067"/>
    <w:rsid w:val="00845F25"/>
    <w:rsid w:val="00851B4D"/>
    <w:rsid w:val="00863C82"/>
    <w:rsid w:val="00865349"/>
    <w:rsid w:val="008654E9"/>
    <w:rsid w:val="00874977"/>
    <w:rsid w:val="00881923"/>
    <w:rsid w:val="008856C3"/>
    <w:rsid w:val="0089298D"/>
    <w:rsid w:val="008971BB"/>
    <w:rsid w:val="008B31E6"/>
    <w:rsid w:val="008B5DC8"/>
    <w:rsid w:val="008E1FF8"/>
    <w:rsid w:val="008E4F03"/>
    <w:rsid w:val="008E7BC7"/>
    <w:rsid w:val="0091695E"/>
    <w:rsid w:val="00924064"/>
    <w:rsid w:val="00932FBA"/>
    <w:rsid w:val="009454A2"/>
    <w:rsid w:val="00954BD6"/>
    <w:rsid w:val="0096199E"/>
    <w:rsid w:val="009660CD"/>
    <w:rsid w:val="00983D61"/>
    <w:rsid w:val="00986618"/>
    <w:rsid w:val="009A0AA6"/>
    <w:rsid w:val="009B0F46"/>
    <w:rsid w:val="009B429F"/>
    <w:rsid w:val="009D0B85"/>
    <w:rsid w:val="009E2C51"/>
    <w:rsid w:val="009E312F"/>
    <w:rsid w:val="009E73E3"/>
    <w:rsid w:val="009F32FB"/>
    <w:rsid w:val="00A017B4"/>
    <w:rsid w:val="00A26A6A"/>
    <w:rsid w:val="00A27561"/>
    <w:rsid w:val="00A320DF"/>
    <w:rsid w:val="00A41540"/>
    <w:rsid w:val="00A41698"/>
    <w:rsid w:val="00A46F9E"/>
    <w:rsid w:val="00A530D2"/>
    <w:rsid w:val="00A568B3"/>
    <w:rsid w:val="00A56C65"/>
    <w:rsid w:val="00A6122B"/>
    <w:rsid w:val="00A65256"/>
    <w:rsid w:val="00A67F56"/>
    <w:rsid w:val="00A80BDA"/>
    <w:rsid w:val="00A853F3"/>
    <w:rsid w:val="00AA5225"/>
    <w:rsid w:val="00AB4C22"/>
    <w:rsid w:val="00AC0FD4"/>
    <w:rsid w:val="00AD1F66"/>
    <w:rsid w:val="00AD758C"/>
    <w:rsid w:val="00AE4F9A"/>
    <w:rsid w:val="00AF3089"/>
    <w:rsid w:val="00B05CCE"/>
    <w:rsid w:val="00B07BB7"/>
    <w:rsid w:val="00B10AF1"/>
    <w:rsid w:val="00B1269C"/>
    <w:rsid w:val="00B14986"/>
    <w:rsid w:val="00B51AB6"/>
    <w:rsid w:val="00B54450"/>
    <w:rsid w:val="00B57020"/>
    <w:rsid w:val="00B60677"/>
    <w:rsid w:val="00B630FA"/>
    <w:rsid w:val="00B735DF"/>
    <w:rsid w:val="00B83635"/>
    <w:rsid w:val="00BA163D"/>
    <w:rsid w:val="00BA691E"/>
    <w:rsid w:val="00BC0495"/>
    <w:rsid w:val="00BC630A"/>
    <w:rsid w:val="00BD25CF"/>
    <w:rsid w:val="00BE4774"/>
    <w:rsid w:val="00BF1C2A"/>
    <w:rsid w:val="00C04F49"/>
    <w:rsid w:val="00C134E8"/>
    <w:rsid w:val="00C16047"/>
    <w:rsid w:val="00C25825"/>
    <w:rsid w:val="00C32028"/>
    <w:rsid w:val="00C52F3D"/>
    <w:rsid w:val="00C54B70"/>
    <w:rsid w:val="00C64D24"/>
    <w:rsid w:val="00C72820"/>
    <w:rsid w:val="00C7592D"/>
    <w:rsid w:val="00C821C0"/>
    <w:rsid w:val="00C85A0D"/>
    <w:rsid w:val="00C9162C"/>
    <w:rsid w:val="00C952F8"/>
    <w:rsid w:val="00CB5CB4"/>
    <w:rsid w:val="00CC21A8"/>
    <w:rsid w:val="00CC61E9"/>
    <w:rsid w:val="00CD2EAD"/>
    <w:rsid w:val="00CD54DC"/>
    <w:rsid w:val="00CE77CA"/>
    <w:rsid w:val="00CF48E2"/>
    <w:rsid w:val="00D014DB"/>
    <w:rsid w:val="00D050EC"/>
    <w:rsid w:val="00D05F12"/>
    <w:rsid w:val="00D10AC8"/>
    <w:rsid w:val="00D151E5"/>
    <w:rsid w:val="00D20248"/>
    <w:rsid w:val="00D20E00"/>
    <w:rsid w:val="00D264F7"/>
    <w:rsid w:val="00D35725"/>
    <w:rsid w:val="00D6526C"/>
    <w:rsid w:val="00D66528"/>
    <w:rsid w:val="00D83AF6"/>
    <w:rsid w:val="00D868B8"/>
    <w:rsid w:val="00D87F8B"/>
    <w:rsid w:val="00D91F6A"/>
    <w:rsid w:val="00DA34C3"/>
    <w:rsid w:val="00DA5A9A"/>
    <w:rsid w:val="00DB3364"/>
    <w:rsid w:val="00DB4355"/>
    <w:rsid w:val="00DB51DE"/>
    <w:rsid w:val="00DC758F"/>
    <w:rsid w:val="00DD5070"/>
    <w:rsid w:val="00DD7F24"/>
    <w:rsid w:val="00DF23DC"/>
    <w:rsid w:val="00DF25DC"/>
    <w:rsid w:val="00DF3C54"/>
    <w:rsid w:val="00DF6629"/>
    <w:rsid w:val="00E05735"/>
    <w:rsid w:val="00E1258F"/>
    <w:rsid w:val="00E2077B"/>
    <w:rsid w:val="00E247D3"/>
    <w:rsid w:val="00E30A62"/>
    <w:rsid w:val="00E30D60"/>
    <w:rsid w:val="00E36099"/>
    <w:rsid w:val="00E407E7"/>
    <w:rsid w:val="00E45781"/>
    <w:rsid w:val="00E47378"/>
    <w:rsid w:val="00E54AEB"/>
    <w:rsid w:val="00E57D3D"/>
    <w:rsid w:val="00E61066"/>
    <w:rsid w:val="00E625A7"/>
    <w:rsid w:val="00E653B5"/>
    <w:rsid w:val="00E65C4E"/>
    <w:rsid w:val="00E65DF7"/>
    <w:rsid w:val="00E82A94"/>
    <w:rsid w:val="00E90136"/>
    <w:rsid w:val="00EA352F"/>
    <w:rsid w:val="00EA7FF4"/>
    <w:rsid w:val="00EB3EBC"/>
    <w:rsid w:val="00EB6186"/>
    <w:rsid w:val="00EC35CE"/>
    <w:rsid w:val="00EE01E7"/>
    <w:rsid w:val="00EE02E8"/>
    <w:rsid w:val="00EF6430"/>
    <w:rsid w:val="00F16BEB"/>
    <w:rsid w:val="00F22A05"/>
    <w:rsid w:val="00F2330A"/>
    <w:rsid w:val="00F321B7"/>
    <w:rsid w:val="00F33F99"/>
    <w:rsid w:val="00F4606F"/>
    <w:rsid w:val="00F63565"/>
    <w:rsid w:val="00F67007"/>
    <w:rsid w:val="00F723E6"/>
    <w:rsid w:val="00F739FA"/>
    <w:rsid w:val="00F93392"/>
    <w:rsid w:val="00F93ABC"/>
    <w:rsid w:val="00F94C2B"/>
    <w:rsid w:val="00F95632"/>
    <w:rsid w:val="00FA6C74"/>
    <w:rsid w:val="00FB3BD8"/>
    <w:rsid w:val="00FB41DF"/>
    <w:rsid w:val="00FD5A56"/>
    <w:rsid w:val="00FD69D2"/>
    <w:rsid w:val="00FF4CDD"/>
    <w:rsid w:val="00FF5789"/>
    <w:rsid w:val="00FF7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14101232-8B66-48AE-9662-0BFC2C95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unhideWhenUsed/>
    <w:qFormat/>
    <w:pPr>
      <w:numPr>
        <w:ilvl w:val="4"/>
        <w:numId w:val="1"/>
      </w:numPr>
      <w:spacing w:before="240" w:after="60"/>
      <w:outlineLvl w:val="4"/>
    </w:pPr>
    <w:rPr>
      <w:sz w:val="18"/>
      <w:szCs w:val="18"/>
    </w:rPr>
  </w:style>
  <w:style w:type="paragraph" w:styleId="Heading6">
    <w:name w:val="heading 6"/>
    <w:basedOn w:val="Normal"/>
    <w:next w:val="Normal"/>
    <w:uiPriority w:val="9"/>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3E5817"/>
    <w:rPr>
      <w:b/>
      <w:bCs/>
    </w:rPr>
  </w:style>
  <w:style w:type="table" w:styleId="TableGrid">
    <w:name w:val="Table Grid"/>
    <w:basedOn w:val="TableNormal"/>
    <w:uiPriority w:val="39"/>
    <w:rsid w:val="008E7B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B31E6"/>
    <w:pPr>
      <w:spacing w:after="120"/>
    </w:pPr>
  </w:style>
  <w:style w:type="character" w:customStyle="1" w:styleId="BodyTextChar">
    <w:name w:val="Body Text Char"/>
    <w:basedOn w:val="DefaultParagraphFont"/>
    <w:link w:val="BodyText"/>
    <w:rsid w:val="008B31E6"/>
  </w:style>
  <w:style w:type="paragraph" w:styleId="Bibliography">
    <w:name w:val="Bibliography"/>
    <w:basedOn w:val="Normal"/>
    <w:next w:val="Normal"/>
    <w:uiPriority w:val="37"/>
    <w:unhideWhenUsed/>
    <w:rsid w:val="002725AB"/>
    <w:pPr>
      <w:tabs>
        <w:tab w:val="left" w:pos="504"/>
      </w:tabs>
      <w:ind w:left="504" w:hanging="504"/>
    </w:pPr>
  </w:style>
  <w:style w:type="paragraph" w:styleId="Revision">
    <w:name w:val="Revision"/>
    <w:hidden/>
    <w:uiPriority w:val="99"/>
    <w:semiHidden/>
    <w:rsid w:val="00F93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6716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jpe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14</Pages>
  <Words>24184</Words>
  <Characters>137851</Characters>
  <Application>Microsoft Office Word</Application>
  <DocSecurity>0</DocSecurity>
  <Lines>1148</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Delwar Hossain</cp:lastModifiedBy>
  <cp:revision>35</cp:revision>
  <dcterms:created xsi:type="dcterms:W3CDTF">2024-06-12T13:11:00Z</dcterms:created>
  <dcterms:modified xsi:type="dcterms:W3CDTF">2026-08-17T18:14:00Z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id="szr9gmmh"/&gt;&lt;style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90836e7c-bc4d-49a8-808c-c6d336388fe5</vt:lpwstr>
  </property>
</Properties>
</file>